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30D83F0" w14:textId="77777777" w:rsidR="00672A7F" w:rsidRDefault="00672A7F"/>
    <w:tbl>
      <w:tblPr>
        <w:tblW w:w="9360" w:type="dxa"/>
        <w:tblLayout w:type="fixed"/>
        <w:tblLook w:val="0600" w:firstRow="0" w:lastRow="0" w:firstColumn="0" w:lastColumn="0" w:noHBand="1" w:noVBand="1"/>
      </w:tblPr>
      <w:tblGrid>
        <w:gridCol w:w="9360"/>
      </w:tblGrid>
      <w:tr w:rsidR="00672A7F" w14:paraId="0C18327C" w14:textId="77777777" w:rsidTr="5072E0A8">
        <w:trPr>
          <w:trHeight w:val="10482"/>
        </w:trPr>
        <w:tc>
          <w:tcPr>
            <w:tcW w:w="9360" w:type="dxa"/>
            <w:shd w:val="clear" w:color="auto" w:fill="FFFFFF" w:themeFill="background1"/>
            <w:tcMar>
              <w:top w:w="300" w:type="dxa"/>
              <w:left w:w="300" w:type="dxa"/>
              <w:bottom w:w="760" w:type="dxa"/>
              <w:right w:w="300" w:type="dxa"/>
            </w:tcMar>
          </w:tcPr>
          <w:p w14:paraId="688B8399" w14:textId="77777777" w:rsidR="00672A7F" w:rsidRDefault="00D73683">
            <w:pPr>
              <w:jc w:val="center"/>
            </w:pPr>
            <w:r>
              <w:rPr>
                <w:b/>
                <w:sz w:val="36"/>
                <w:szCs w:val="36"/>
                <w:highlight w:val="white"/>
              </w:rPr>
              <w:t>Building/Location Equipment Map</w:t>
            </w:r>
          </w:p>
          <w:p w14:paraId="4B4476B3" w14:textId="4154BB6A" w:rsidR="00672A7F" w:rsidRDefault="001539C7">
            <w:pPr>
              <w:jc w:val="center"/>
            </w:pPr>
            <w:r>
              <w:rPr>
                <w:b/>
                <w:sz w:val="36"/>
                <w:szCs w:val="36"/>
                <w:highlight w:val="white"/>
              </w:rPr>
              <w:t>Final</w:t>
            </w:r>
            <w:r w:rsidR="00D73683">
              <w:rPr>
                <w:b/>
                <w:sz w:val="36"/>
                <w:szCs w:val="36"/>
                <w:highlight w:val="white"/>
              </w:rPr>
              <w:t xml:space="preserve"> Project Report</w:t>
            </w:r>
          </w:p>
          <w:p w14:paraId="1C8A7D02" w14:textId="77777777" w:rsidR="00672A7F" w:rsidRDefault="00672A7F">
            <w:pPr>
              <w:jc w:val="center"/>
            </w:pPr>
          </w:p>
          <w:p w14:paraId="07EA7040" w14:textId="77777777" w:rsidR="00672A7F" w:rsidRDefault="00672A7F">
            <w:pPr>
              <w:jc w:val="center"/>
            </w:pPr>
          </w:p>
          <w:p w14:paraId="47E0F568" w14:textId="734DF7D7" w:rsidR="00672A7F" w:rsidRDefault="00AA3619">
            <w:pPr>
              <w:jc w:val="center"/>
            </w:pPr>
            <w:r>
              <w:rPr>
                <w:b/>
                <w:sz w:val="36"/>
                <w:szCs w:val="36"/>
                <w:highlight w:val="white"/>
              </w:rPr>
              <w:t>Final</w:t>
            </w:r>
            <w:r w:rsidR="00D73683">
              <w:rPr>
                <w:b/>
                <w:sz w:val="36"/>
                <w:szCs w:val="36"/>
                <w:highlight w:val="white"/>
              </w:rPr>
              <w:t xml:space="preserve"> Requirements, Design, Implementation/Testing &amp; Installation/Delivery</w:t>
            </w:r>
          </w:p>
          <w:p w14:paraId="1C336C6D" w14:textId="77777777" w:rsidR="00672A7F" w:rsidRDefault="00672A7F">
            <w:pPr>
              <w:jc w:val="center"/>
            </w:pPr>
          </w:p>
          <w:p w14:paraId="7BD35CAC" w14:textId="77777777" w:rsidR="00672A7F" w:rsidRDefault="00672A7F"/>
          <w:p w14:paraId="769732D5" w14:textId="77777777" w:rsidR="00672A7F" w:rsidRDefault="00D73683">
            <w:pPr>
              <w:jc w:val="center"/>
            </w:pPr>
            <w:r>
              <w:rPr>
                <w:b/>
                <w:sz w:val="36"/>
                <w:szCs w:val="36"/>
                <w:highlight w:val="white"/>
              </w:rPr>
              <w:t>Allied Telesis</w:t>
            </w:r>
          </w:p>
          <w:p w14:paraId="21861B6E" w14:textId="77777777" w:rsidR="00672A7F" w:rsidRDefault="00672A7F">
            <w:pPr>
              <w:jc w:val="center"/>
            </w:pPr>
          </w:p>
          <w:p w14:paraId="30D6FCCA" w14:textId="77777777" w:rsidR="00672A7F" w:rsidRDefault="00672A7F">
            <w:pPr>
              <w:jc w:val="center"/>
            </w:pPr>
          </w:p>
          <w:p w14:paraId="42ACA334" w14:textId="77777777" w:rsidR="00672A7F" w:rsidRDefault="00672A7F">
            <w:pPr>
              <w:jc w:val="center"/>
            </w:pPr>
          </w:p>
          <w:p w14:paraId="73FDE937" w14:textId="77777777" w:rsidR="00672A7F" w:rsidRDefault="00672A7F">
            <w:pPr>
              <w:jc w:val="center"/>
            </w:pPr>
          </w:p>
          <w:p w14:paraId="6EE8CF53" w14:textId="77777777" w:rsidR="00672A7F" w:rsidRDefault="00672A7F">
            <w:pPr>
              <w:jc w:val="center"/>
            </w:pPr>
          </w:p>
          <w:p w14:paraId="7466962A" w14:textId="77777777" w:rsidR="00672A7F" w:rsidRDefault="00D73683">
            <w:pPr>
              <w:jc w:val="center"/>
            </w:pPr>
            <w:r>
              <w:rPr>
                <w:b/>
                <w:highlight w:val="white"/>
              </w:rPr>
              <w:t>CSC 492 Team 10</w:t>
            </w:r>
          </w:p>
          <w:p w14:paraId="1E9BC292" w14:textId="77777777" w:rsidR="00672A7F" w:rsidRDefault="00672A7F">
            <w:pPr>
              <w:jc w:val="center"/>
            </w:pPr>
          </w:p>
          <w:p w14:paraId="58841183" w14:textId="77777777" w:rsidR="00672A7F" w:rsidRDefault="00D73683">
            <w:pPr>
              <w:jc w:val="center"/>
            </w:pPr>
            <w:r>
              <w:rPr>
                <w:b/>
                <w:highlight w:val="white"/>
              </w:rPr>
              <w:t>Cameron Lanier</w:t>
            </w:r>
          </w:p>
          <w:p w14:paraId="5DA0AA73" w14:textId="77777777" w:rsidR="00672A7F" w:rsidRDefault="00D73683">
            <w:pPr>
              <w:jc w:val="center"/>
            </w:pPr>
            <w:r>
              <w:rPr>
                <w:b/>
                <w:highlight w:val="white"/>
              </w:rPr>
              <w:t>Harsh Singh</w:t>
            </w:r>
          </w:p>
          <w:p w14:paraId="77B7F223" w14:textId="77777777" w:rsidR="00672A7F" w:rsidRDefault="00D73683">
            <w:pPr>
              <w:jc w:val="center"/>
            </w:pPr>
            <w:r>
              <w:rPr>
                <w:b/>
                <w:highlight w:val="white"/>
              </w:rPr>
              <w:t>Balaji Sundaram</w:t>
            </w:r>
          </w:p>
          <w:p w14:paraId="66D12C49" w14:textId="77777777" w:rsidR="00672A7F" w:rsidRDefault="00D73683">
            <w:pPr>
              <w:jc w:val="center"/>
            </w:pPr>
            <w:r>
              <w:rPr>
                <w:b/>
                <w:highlight w:val="white"/>
              </w:rPr>
              <w:t>Qiufeng Yu</w:t>
            </w:r>
          </w:p>
          <w:p w14:paraId="019CEB3A" w14:textId="77777777" w:rsidR="00672A7F" w:rsidRDefault="00672A7F">
            <w:pPr>
              <w:jc w:val="center"/>
            </w:pPr>
          </w:p>
          <w:p w14:paraId="7BF8C976" w14:textId="77777777" w:rsidR="00672A7F" w:rsidRDefault="00672A7F">
            <w:pPr>
              <w:jc w:val="center"/>
            </w:pPr>
          </w:p>
          <w:p w14:paraId="1255B952" w14:textId="77777777" w:rsidR="00672A7F" w:rsidRDefault="00672A7F">
            <w:pPr>
              <w:jc w:val="center"/>
            </w:pPr>
          </w:p>
          <w:p w14:paraId="7DB32AC5" w14:textId="77777777" w:rsidR="00672A7F" w:rsidRDefault="00D73683">
            <w:pPr>
              <w:jc w:val="center"/>
            </w:pPr>
            <w:r>
              <w:rPr>
                <w:b/>
                <w:highlight w:val="white"/>
              </w:rPr>
              <w:t>North Carolina State University</w:t>
            </w:r>
          </w:p>
          <w:p w14:paraId="5D7CB94E" w14:textId="77777777" w:rsidR="00672A7F" w:rsidRDefault="00D73683">
            <w:pPr>
              <w:jc w:val="center"/>
            </w:pPr>
            <w:r>
              <w:rPr>
                <w:b/>
                <w:highlight w:val="white"/>
              </w:rPr>
              <w:t>Department of Computer Science</w:t>
            </w:r>
          </w:p>
          <w:p w14:paraId="14DDDB5A" w14:textId="77777777" w:rsidR="00672A7F" w:rsidRDefault="00672A7F">
            <w:pPr>
              <w:jc w:val="center"/>
            </w:pPr>
          </w:p>
          <w:p w14:paraId="1E34C265" w14:textId="77777777" w:rsidR="00672A7F" w:rsidRDefault="00672A7F">
            <w:pPr>
              <w:jc w:val="center"/>
            </w:pPr>
          </w:p>
          <w:p w14:paraId="69126718" w14:textId="77777777" w:rsidR="00672A7F" w:rsidRDefault="00672A7F">
            <w:pPr>
              <w:jc w:val="center"/>
            </w:pPr>
          </w:p>
          <w:p w14:paraId="0209EBB9" w14:textId="77777777" w:rsidR="00672A7F" w:rsidRDefault="00672A7F">
            <w:pPr>
              <w:jc w:val="center"/>
            </w:pPr>
          </w:p>
          <w:p w14:paraId="51A4D02D" w14:textId="1C32E486" w:rsidR="00672A7F" w:rsidRDefault="001539C7">
            <w:pPr>
              <w:jc w:val="center"/>
            </w:pPr>
            <w:r>
              <w:rPr>
                <w:b/>
                <w:highlight w:val="white"/>
              </w:rPr>
              <w:t xml:space="preserve">April </w:t>
            </w:r>
            <w:r w:rsidR="009002BA">
              <w:rPr>
                <w:b/>
                <w:highlight w:val="white"/>
              </w:rPr>
              <w:t>2</w:t>
            </w:r>
            <w:r>
              <w:rPr>
                <w:b/>
                <w:highlight w:val="white"/>
              </w:rPr>
              <w:t>4</w:t>
            </w:r>
            <w:r w:rsidR="009002BA">
              <w:rPr>
                <w:b/>
                <w:highlight w:val="white"/>
              </w:rPr>
              <w:t>,</w:t>
            </w:r>
            <w:r w:rsidR="00D73683">
              <w:rPr>
                <w:b/>
                <w:highlight w:val="white"/>
              </w:rPr>
              <w:t xml:space="preserve"> 2016</w:t>
            </w:r>
          </w:p>
          <w:p w14:paraId="3AD3427D" w14:textId="77777777" w:rsidR="00672A7F" w:rsidRDefault="00672A7F">
            <w:pPr>
              <w:jc w:val="center"/>
            </w:pPr>
          </w:p>
          <w:p w14:paraId="55AA94B8" w14:textId="77777777" w:rsidR="00672A7F" w:rsidRDefault="00672A7F">
            <w:pPr>
              <w:jc w:val="center"/>
            </w:pPr>
          </w:p>
        </w:tc>
      </w:tr>
    </w:tbl>
    <w:p w14:paraId="17557825" w14:textId="77777777" w:rsidR="001A064B" w:rsidRDefault="001A064B">
      <w:pPr>
        <w:rPr>
          <w:b/>
        </w:rPr>
      </w:pPr>
    </w:p>
    <w:p w14:paraId="44EEE6A7" w14:textId="77777777" w:rsidR="001A064B" w:rsidRDefault="001A064B">
      <w:pPr>
        <w:rPr>
          <w:b/>
        </w:rPr>
      </w:pPr>
      <w:r>
        <w:rPr>
          <w:b/>
        </w:rPr>
        <w:br w:type="page"/>
      </w:r>
    </w:p>
    <w:sdt>
      <w:sdtPr>
        <w:rPr>
          <w:rFonts w:ascii="Arial" w:eastAsia="Arial" w:hAnsi="Arial" w:cs="Arial"/>
          <w:color w:val="000000"/>
          <w:sz w:val="22"/>
          <w:szCs w:val="22"/>
        </w:rPr>
        <w:id w:val="125207429"/>
        <w:docPartObj>
          <w:docPartGallery w:val="Table of Contents"/>
          <w:docPartUnique/>
        </w:docPartObj>
      </w:sdtPr>
      <w:sdtEndPr>
        <w:rPr>
          <w:b/>
          <w:bCs/>
          <w:noProof/>
        </w:rPr>
      </w:sdtEndPr>
      <w:sdtContent>
        <w:p w14:paraId="1C136BE3" w14:textId="77777777" w:rsidR="001A064B" w:rsidRPr="001D01E6" w:rsidRDefault="001A064B">
          <w:pPr>
            <w:pStyle w:val="TOCHeading"/>
            <w:rPr>
              <w:rFonts w:ascii="Arial" w:hAnsi="Arial" w:cs="Arial"/>
              <w:b/>
              <w:color w:val="000000" w:themeColor="text1"/>
            </w:rPr>
          </w:pPr>
          <w:r w:rsidRPr="001D01E6">
            <w:rPr>
              <w:rFonts w:ascii="Arial" w:hAnsi="Arial" w:cs="Arial"/>
              <w:b/>
              <w:color w:val="000000" w:themeColor="text1"/>
            </w:rPr>
            <w:t>Table of Contents</w:t>
          </w:r>
        </w:p>
        <w:p w14:paraId="537F09E3" w14:textId="57BCE5A2" w:rsidR="007550C8" w:rsidRDefault="001A064B">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49949260" w:history="1">
            <w:r w:rsidR="007550C8" w:rsidRPr="00FD41F8">
              <w:rPr>
                <w:rStyle w:val="Hyperlink"/>
                <w:b/>
                <w:noProof/>
              </w:rPr>
              <w:t>Executive Summary</w:t>
            </w:r>
            <w:r w:rsidR="007550C8">
              <w:rPr>
                <w:noProof/>
                <w:webHidden/>
              </w:rPr>
              <w:tab/>
            </w:r>
            <w:r w:rsidR="007550C8">
              <w:rPr>
                <w:noProof/>
                <w:webHidden/>
              </w:rPr>
              <w:fldChar w:fldCharType="begin"/>
            </w:r>
            <w:r w:rsidR="007550C8">
              <w:rPr>
                <w:noProof/>
                <w:webHidden/>
              </w:rPr>
              <w:instrText xml:space="preserve"> PAGEREF _Toc449949260 \h </w:instrText>
            </w:r>
            <w:r w:rsidR="007550C8">
              <w:rPr>
                <w:noProof/>
                <w:webHidden/>
              </w:rPr>
            </w:r>
            <w:r w:rsidR="007550C8">
              <w:rPr>
                <w:noProof/>
                <w:webHidden/>
              </w:rPr>
              <w:fldChar w:fldCharType="separate"/>
            </w:r>
            <w:r w:rsidR="007550C8">
              <w:rPr>
                <w:noProof/>
                <w:webHidden/>
              </w:rPr>
              <w:t>3</w:t>
            </w:r>
            <w:r w:rsidR="007550C8">
              <w:rPr>
                <w:noProof/>
                <w:webHidden/>
              </w:rPr>
              <w:fldChar w:fldCharType="end"/>
            </w:r>
          </w:hyperlink>
        </w:p>
        <w:p w14:paraId="4BAB24CD" w14:textId="2268B377" w:rsidR="007550C8" w:rsidRDefault="007550C8">
          <w:pPr>
            <w:pStyle w:val="TOC1"/>
            <w:tabs>
              <w:tab w:val="right" w:leader="dot" w:pos="9350"/>
            </w:tabs>
            <w:rPr>
              <w:rFonts w:asciiTheme="minorHAnsi" w:eastAsiaTheme="minorEastAsia" w:hAnsiTheme="minorHAnsi" w:cstheme="minorBidi"/>
              <w:noProof/>
              <w:color w:val="auto"/>
            </w:rPr>
          </w:pPr>
          <w:hyperlink w:anchor="_Toc449949261" w:history="1">
            <w:r w:rsidRPr="00FD41F8">
              <w:rPr>
                <w:rStyle w:val="Hyperlink"/>
                <w:b/>
                <w:noProof/>
              </w:rPr>
              <w:t>Project Description</w:t>
            </w:r>
            <w:r>
              <w:rPr>
                <w:noProof/>
                <w:webHidden/>
              </w:rPr>
              <w:tab/>
            </w:r>
            <w:r>
              <w:rPr>
                <w:noProof/>
                <w:webHidden/>
              </w:rPr>
              <w:fldChar w:fldCharType="begin"/>
            </w:r>
            <w:r>
              <w:rPr>
                <w:noProof/>
                <w:webHidden/>
              </w:rPr>
              <w:instrText xml:space="preserve"> PAGEREF _Toc449949261 \h </w:instrText>
            </w:r>
            <w:r>
              <w:rPr>
                <w:noProof/>
                <w:webHidden/>
              </w:rPr>
            </w:r>
            <w:r>
              <w:rPr>
                <w:noProof/>
                <w:webHidden/>
              </w:rPr>
              <w:fldChar w:fldCharType="separate"/>
            </w:r>
            <w:r>
              <w:rPr>
                <w:noProof/>
                <w:webHidden/>
              </w:rPr>
              <w:t>4</w:t>
            </w:r>
            <w:r>
              <w:rPr>
                <w:noProof/>
                <w:webHidden/>
              </w:rPr>
              <w:fldChar w:fldCharType="end"/>
            </w:r>
          </w:hyperlink>
        </w:p>
        <w:p w14:paraId="7FAFB66B" w14:textId="24226DF9" w:rsidR="007550C8" w:rsidRDefault="007550C8">
          <w:pPr>
            <w:pStyle w:val="TOC2"/>
            <w:tabs>
              <w:tab w:val="right" w:leader="dot" w:pos="9350"/>
            </w:tabs>
            <w:rPr>
              <w:rFonts w:asciiTheme="minorHAnsi" w:eastAsiaTheme="minorEastAsia" w:hAnsiTheme="minorHAnsi" w:cstheme="minorBidi"/>
              <w:noProof/>
              <w:color w:val="auto"/>
            </w:rPr>
          </w:pPr>
          <w:hyperlink w:anchor="_Toc449949262" w:history="1">
            <w:r w:rsidRPr="00FD41F8">
              <w:rPr>
                <w:rStyle w:val="Hyperlink"/>
                <w:noProof/>
              </w:rPr>
              <w:t>1. Sponsor Background</w:t>
            </w:r>
            <w:r>
              <w:rPr>
                <w:noProof/>
                <w:webHidden/>
              </w:rPr>
              <w:tab/>
            </w:r>
            <w:r>
              <w:rPr>
                <w:noProof/>
                <w:webHidden/>
              </w:rPr>
              <w:fldChar w:fldCharType="begin"/>
            </w:r>
            <w:r>
              <w:rPr>
                <w:noProof/>
                <w:webHidden/>
              </w:rPr>
              <w:instrText xml:space="preserve"> PAGEREF _Toc449949262 \h </w:instrText>
            </w:r>
            <w:r>
              <w:rPr>
                <w:noProof/>
                <w:webHidden/>
              </w:rPr>
            </w:r>
            <w:r>
              <w:rPr>
                <w:noProof/>
                <w:webHidden/>
              </w:rPr>
              <w:fldChar w:fldCharType="separate"/>
            </w:r>
            <w:r>
              <w:rPr>
                <w:noProof/>
                <w:webHidden/>
              </w:rPr>
              <w:t>4</w:t>
            </w:r>
            <w:r>
              <w:rPr>
                <w:noProof/>
                <w:webHidden/>
              </w:rPr>
              <w:fldChar w:fldCharType="end"/>
            </w:r>
          </w:hyperlink>
        </w:p>
        <w:p w14:paraId="12F620EF" w14:textId="4DC03DD3" w:rsidR="007550C8" w:rsidRDefault="007550C8">
          <w:pPr>
            <w:pStyle w:val="TOC2"/>
            <w:tabs>
              <w:tab w:val="right" w:leader="dot" w:pos="9350"/>
            </w:tabs>
            <w:rPr>
              <w:rFonts w:asciiTheme="minorHAnsi" w:eastAsiaTheme="minorEastAsia" w:hAnsiTheme="minorHAnsi" w:cstheme="minorBidi"/>
              <w:noProof/>
              <w:color w:val="auto"/>
            </w:rPr>
          </w:pPr>
          <w:hyperlink w:anchor="_Toc449949263" w:history="1">
            <w:r w:rsidRPr="00FD41F8">
              <w:rPr>
                <w:rStyle w:val="Hyperlink"/>
                <w:noProof/>
                <w:highlight w:val="white"/>
              </w:rPr>
              <w:t>2. Problem Statement</w:t>
            </w:r>
            <w:r>
              <w:rPr>
                <w:noProof/>
                <w:webHidden/>
              </w:rPr>
              <w:tab/>
            </w:r>
            <w:r>
              <w:rPr>
                <w:noProof/>
                <w:webHidden/>
              </w:rPr>
              <w:fldChar w:fldCharType="begin"/>
            </w:r>
            <w:r>
              <w:rPr>
                <w:noProof/>
                <w:webHidden/>
              </w:rPr>
              <w:instrText xml:space="preserve"> PAGEREF _Toc449949263 \h </w:instrText>
            </w:r>
            <w:r>
              <w:rPr>
                <w:noProof/>
                <w:webHidden/>
              </w:rPr>
            </w:r>
            <w:r>
              <w:rPr>
                <w:noProof/>
                <w:webHidden/>
              </w:rPr>
              <w:fldChar w:fldCharType="separate"/>
            </w:r>
            <w:r>
              <w:rPr>
                <w:noProof/>
                <w:webHidden/>
              </w:rPr>
              <w:t>4</w:t>
            </w:r>
            <w:r>
              <w:rPr>
                <w:noProof/>
                <w:webHidden/>
              </w:rPr>
              <w:fldChar w:fldCharType="end"/>
            </w:r>
          </w:hyperlink>
        </w:p>
        <w:p w14:paraId="075A2042" w14:textId="226A2258" w:rsidR="007550C8" w:rsidRDefault="007550C8">
          <w:pPr>
            <w:pStyle w:val="TOC2"/>
            <w:tabs>
              <w:tab w:val="right" w:leader="dot" w:pos="9350"/>
            </w:tabs>
            <w:rPr>
              <w:rFonts w:asciiTheme="minorHAnsi" w:eastAsiaTheme="minorEastAsia" w:hAnsiTheme="minorHAnsi" w:cstheme="minorBidi"/>
              <w:noProof/>
              <w:color w:val="auto"/>
            </w:rPr>
          </w:pPr>
          <w:hyperlink w:anchor="_Toc449949264" w:history="1">
            <w:r w:rsidRPr="00FD41F8">
              <w:rPr>
                <w:rStyle w:val="Hyperlink"/>
                <w:noProof/>
              </w:rPr>
              <w:t>3. Project Goals &amp; Benefits</w:t>
            </w:r>
            <w:r>
              <w:rPr>
                <w:noProof/>
                <w:webHidden/>
              </w:rPr>
              <w:tab/>
            </w:r>
            <w:r>
              <w:rPr>
                <w:noProof/>
                <w:webHidden/>
              </w:rPr>
              <w:fldChar w:fldCharType="begin"/>
            </w:r>
            <w:r>
              <w:rPr>
                <w:noProof/>
                <w:webHidden/>
              </w:rPr>
              <w:instrText xml:space="preserve"> PAGEREF _Toc449949264 \h </w:instrText>
            </w:r>
            <w:r>
              <w:rPr>
                <w:noProof/>
                <w:webHidden/>
              </w:rPr>
            </w:r>
            <w:r>
              <w:rPr>
                <w:noProof/>
                <w:webHidden/>
              </w:rPr>
              <w:fldChar w:fldCharType="separate"/>
            </w:r>
            <w:r>
              <w:rPr>
                <w:noProof/>
                <w:webHidden/>
              </w:rPr>
              <w:t>5</w:t>
            </w:r>
            <w:r>
              <w:rPr>
                <w:noProof/>
                <w:webHidden/>
              </w:rPr>
              <w:fldChar w:fldCharType="end"/>
            </w:r>
          </w:hyperlink>
        </w:p>
        <w:p w14:paraId="279436A1" w14:textId="3B216437" w:rsidR="007550C8" w:rsidRDefault="007550C8">
          <w:pPr>
            <w:pStyle w:val="TOC2"/>
            <w:tabs>
              <w:tab w:val="right" w:leader="dot" w:pos="9350"/>
            </w:tabs>
            <w:rPr>
              <w:rFonts w:asciiTheme="minorHAnsi" w:eastAsiaTheme="minorEastAsia" w:hAnsiTheme="minorHAnsi" w:cstheme="minorBidi"/>
              <w:noProof/>
              <w:color w:val="auto"/>
            </w:rPr>
          </w:pPr>
          <w:hyperlink w:anchor="_Toc449949265" w:history="1">
            <w:r w:rsidRPr="00FD41F8">
              <w:rPr>
                <w:rStyle w:val="Hyperlink"/>
                <w:noProof/>
              </w:rPr>
              <w:t>4. Development Methodology</w:t>
            </w:r>
            <w:r>
              <w:rPr>
                <w:noProof/>
                <w:webHidden/>
              </w:rPr>
              <w:tab/>
            </w:r>
            <w:r>
              <w:rPr>
                <w:noProof/>
                <w:webHidden/>
              </w:rPr>
              <w:fldChar w:fldCharType="begin"/>
            </w:r>
            <w:r>
              <w:rPr>
                <w:noProof/>
                <w:webHidden/>
              </w:rPr>
              <w:instrText xml:space="preserve"> PAGEREF _Toc449949265 \h </w:instrText>
            </w:r>
            <w:r>
              <w:rPr>
                <w:noProof/>
                <w:webHidden/>
              </w:rPr>
            </w:r>
            <w:r>
              <w:rPr>
                <w:noProof/>
                <w:webHidden/>
              </w:rPr>
              <w:fldChar w:fldCharType="separate"/>
            </w:r>
            <w:r>
              <w:rPr>
                <w:noProof/>
                <w:webHidden/>
              </w:rPr>
              <w:t>5</w:t>
            </w:r>
            <w:r>
              <w:rPr>
                <w:noProof/>
                <w:webHidden/>
              </w:rPr>
              <w:fldChar w:fldCharType="end"/>
            </w:r>
          </w:hyperlink>
        </w:p>
        <w:p w14:paraId="7C00903B" w14:textId="089D69F3" w:rsidR="007550C8" w:rsidRDefault="007550C8">
          <w:pPr>
            <w:pStyle w:val="TOC2"/>
            <w:tabs>
              <w:tab w:val="right" w:leader="dot" w:pos="9350"/>
            </w:tabs>
            <w:rPr>
              <w:rFonts w:asciiTheme="minorHAnsi" w:eastAsiaTheme="minorEastAsia" w:hAnsiTheme="minorHAnsi" w:cstheme="minorBidi"/>
              <w:noProof/>
              <w:color w:val="auto"/>
            </w:rPr>
          </w:pPr>
          <w:hyperlink w:anchor="_Toc449949266" w:history="1">
            <w:r w:rsidRPr="00FD41F8">
              <w:rPr>
                <w:rStyle w:val="Hyperlink"/>
                <w:noProof/>
              </w:rPr>
              <w:t>5. Challenges</w:t>
            </w:r>
            <w:r>
              <w:rPr>
                <w:noProof/>
                <w:webHidden/>
              </w:rPr>
              <w:tab/>
            </w:r>
            <w:r>
              <w:rPr>
                <w:noProof/>
                <w:webHidden/>
              </w:rPr>
              <w:fldChar w:fldCharType="begin"/>
            </w:r>
            <w:r>
              <w:rPr>
                <w:noProof/>
                <w:webHidden/>
              </w:rPr>
              <w:instrText xml:space="preserve"> PAGEREF _Toc449949266 \h </w:instrText>
            </w:r>
            <w:r>
              <w:rPr>
                <w:noProof/>
                <w:webHidden/>
              </w:rPr>
            </w:r>
            <w:r>
              <w:rPr>
                <w:noProof/>
                <w:webHidden/>
              </w:rPr>
              <w:fldChar w:fldCharType="separate"/>
            </w:r>
            <w:r>
              <w:rPr>
                <w:noProof/>
                <w:webHidden/>
              </w:rPr>
              <w:t>5</w:t>
            </w:r>
            <w:r>
              <w:rPr>
                <w:noProof/>
                <w:webHidden/>
              </w:rPr>
              <w:fldChar w:fldCharType="end"/>
            </w:r>
          </w:hyperlink>
        </w:p>
        <w:p w14:paraId="3CAA2E28" w14:textId="254C515D" w:rsidR="007550C8" w:rsidRDefault="007550C8">
          <w:pPr>
            <w:pStyle w:val="TOC1"/>
            <w:tabs>
              <w:tab w:val="right" w:leader="dot" w:pos="9350"/>
            </w:tabs>
            <w:rPr>
              <w:rFonts w:asciiTheme="minorHAnsi" w:eastAsiaTheme="minorEastAsia" w:hAnsiTheme="minorHAnsi" w:cstheme="minorBidi"/>
              <w:noProof/>
              <w:color w:val="auto"/>
            </w:rPr>
          </w:pPr>
          <w:hyperlink w:anchor="_Toc449949267" w:history="1">
            <w:r w:rsidRPr="00FD41F8">
              <w:rPr>
                <w:rStyle w:val="Hyperlink"/>
                <w:b/>
                <w:noProof/>
              </w:rPr>
              <w:t>Resources Needed</w:t>
            </w:r>
            <w:r>
              <w:rPr>
                <w:noProof/>
                <w:webHidden/>
              </w:rPr>
              <w:tab/>
            </w:r>
            <w:r>
              <w:rPr>
                <w:noProof/>
                <w:webHidden/>
              </w:rPr>
              <w:fldChar w:fldCharType="begin"/>
            </w:r>
            <w:r>
              <w:rPr>
                <w:noProof/>
                <w:webHidden/>
              </w:rPr>
              <w:instrText xml:space="preserve"> PAGEREF _Toc449949267 \h </w:instrText>
            </w:r>
            <w:r>
              <w:rPr>
                <w:noProof/>
                <w:webHidden/>
              </w:rPr>
            </w:r>
            <w:r>
              <w:rPr>
                <w:noProof/>
                <w:webHidden/>
              </w:rPr>
              <w:fldChar w:fldCharType="separate"/>
            </w:r>
            <w:r>
              <w:rPr>
                <w:noProof/>
                <w:webHidden/>
              </w:rPr>
              <w:t>6</w:t>
            </w:r>
            <w:r>
              <w:rPr>
                <w:noProof/>
                <w:webHidden/>
              </w:rPr>
              <w:fldChar w:fldCharType="end"/>
            </w:r>
          </w:hyperlink>
        </w:p>
        <w:p w14:paraId="67B97EC8" w14:textId="60444626" w:rsidR="007550C8" w:rsidRDefault="007550C8">
          <w:pPr>
            <w:pStyle w:val="TOC1"/>
            <w:tabs>
              <w:tab w:val="right" w:leader="dot" w:pos="9350"/>
            </w:tabs>
            <w:rPr>
              <w:rFonts w:asciiTheme="minorHAnsi" w:eastAsiaTheme="minorEastAsia" w:hAnsiTheme="minorHAnsi" w:cstheme="minorBidi"/>
              <w:noProof/>
              <w:color w:val="auto"/>
            </w:rPr>
          </w:pPr>
          <w:hyperlink w:anchor="_Toc449949268" w:history="1">
            <w:r w:rsidRPr="00FD41F8">
              <w:rPr>
                <w:rStyle w:val="Hyperlink"/>
                <w:b/>
                <w:noProof/>
              </w:rPr>
              <w:t>System Requirements</w:t>
            </w:r>
            <w:r>
              <w:rPr>
                <w:noProof/>
                <w:webHidden/>
              </w:rPr>
              <w:tab/>
            </w:r>
            <w:r>
              <w:rPr>
                <w:noProof/>
                <w:webHidden/>
              </w:rPr>
              <w:fldChar w:fldCharType="begin"/>
            </w:r>
            <w:r>
              <w:rPr>
                <w:noProof/>
                <w:webHidden/>
              </w:rPr>
              <w:instrText xml:space="preserve"> PAGEREF _Toc449949268 \h </w:instrText>
            </w:r>
            <w:r>
              <w:rPr>
                <w:noProof/>
                <w:webHidden/>
              </w:rPr>
            </w:r>
            <w:r>
              <w:rPr>
                <w:noProof/>
                <w:webHidden/>
              </w:rPr>
              <w:fldChar w:fldCharType="separate"/>
            </w:r>
            <w:r>
              <w:rPr>
                <w:noProof/>
                <w:webHidden/>
              </w:rPr>
              <w:t>6</w:t>
            </w:r>
            <w:r>
              <w:rPr>
                <w:noProof/>
                <w:webHidden/>
              </w:rPr>
              <w:fldChar w:fldCharType="end"/>
            </w:r>
          </w:hyperlink>
        </w:p>
        <w:p w14:paraId="5241BF15" w14:textId="4C4A96DC" w:rsidR="007550C8" w:rsidRDefault="007550C8">
          <w:pPr>
            <w:pStyle w:val="TOC2"/>
            <w:tabs>
              <w:tab w:val="right" w:leader="dot" w:pos="9350"/>
            </w:tabs>
            <w:rPr>
              <w:rFonts w:asciiTheme="minorHAnsi" w:eastAsiaTheme="minorEastAsia" w:hAnsiTheme="minorHAnsi" w:cstheme="minorBidi"/>
              <w:noProof/>
              <w:color w:val="auto"/>
            </w:rPr>
          </w:pPr>
          <w:hyperlink w:anchor="_Toc449949269" w:history="1">
            <w:r w:rsidRPr="00FD41F8">
              <w:rPr>
                <w:rStyle w:val="Hyperlink"/>
                <w:noProof/>
              </w:rPr>
              <w:t>Functional Requirements</w:t>
            </w:r>
            <w:r>
              <w:rPr>
                <w:noProof/>
                <w:webHidden/>
              </w:rPr>
              <w:tab/>
            </w:r>
            <w:r>
              <w:rPr>
                <w:noProof/>
                <w:webHidden/>
              </w:rPr>
              <w:fldChar w:fldCharType="begin"/>
            </w:r>
            <w:r>
              <w:rPr>
                <w:noProof/>
                <w:webHidden/>
              </w:rPr>
              <w:instrText xml:space="preserve"> PAGEREF _Toc449949269 \h </w:instrText>
            </w:r>
            <w:r>
              <w:rPr>
                <w:noProof/>
                <w:webHidden/>
              </w:rPr>
            </w:r>
            <w:r>
              <w:rPr>
                <w:noProof/>
                <w:webHidden/>
              </w:rPr>
              <w:fldChar w:fldCharType="separate"/>
            </w:r>
            <w:r>
              <w:rPr>
                <w:noProof/>
                <w:webHidden/>
              </w:rPr>
              <w:t>7</w:t>
            </w:r>
            <w:r>
              <w:rPr>
                <w:noProof/>
                <w:webHidden/>
              </w:rPr>
              <w:fldChar w:fldCharType="end"/>
            </w:r>
          </w:hyperlink>
        </w:p>
        <w:p w14:paraId="3F4C6F35" w14:textId="7147955D" w:rsidR="007550C8" w:rsidRDefault="007550C8">
          <w:pPr>
            <w:pStyle w:val="TOC2"/>
            <w:tabs>
              <w:tab w:val="right" w:leader="dot" w:pos="9350"/>
            </w:tabs>
            <w:rPr>
              <w:rFonts w:asciiTheme="minorHAnsi" w:eastAsiaTheme="minorEastAsia" w:hAnsiTheme="minorHAnsi" w:cstheme="minorBidi"/>
              <w:noProof/>
              <w:color w:val="auto"/>
            </w:rPr>
          </w:pPr>
          <w:hyperlink w:anchor="_Toc449949270" w:history="1">
            <w:r w:rsidRPr="00FD41F8">
              <w:rPr>
                <w:rStyle w:val="Hyperlink"/>
                <w:rFonts w:eastAsia="Times New Roman"/>
                <w:noProof/>
              </w:rPr>
              <w:t>Non Functional Requirements</w:t>
            </w:r>
            <w:r>
              <w:rPr>
                <w:noProof/>
                <w:webHidden/>
              </w:rPr>
              <w:tab/>
            </w:r>
            <w:r>
              <w:rPr>
                <w:noProof/>
                <w:webHidden/>
              </w:rPr>
              <w:fldChar w:fldCharType="begin"/>
            </w:r>
            <w:r>
              <w:rPr>
                <w:noProof/>
                <w:webHidden/>
              </w:rPr>
              <w:instrText xml:space="preserve"> PAGEREF _Toc449949270 \h </w:instrText>
            </w:r>
            <w:r>
              <w:rPr>
                <w:noProof/>
                <w:webHidden/>
              </w:rPr>
            </w:r>
            <w:r>
              <w:rPr>
                <w:noProof/>
                <w:webHidden/>
              </w:rPr>
              <w:fldChar w:fldCharType="separate"/>
            </w:r>
            <w:r>
              <w:rPr>
                <w:noProof/>
                <w:webHidden/>
              </w:rPr>
              <w:t>7</w:t>
            </w:r>
            <w:r>
              <w:rPr>
                <w:noProof/>
                <w:webHidden/>
              </w:rPr>
              <w:fldChar w:fldCharType="end"/>
            </w:r>
          </w:hyperlink>
        </w:p>
        <w:p w14:paraId="72531147" w14:textId="313E983C" w:rsidR="007550C8" w:rsidRDefault="007550C8">
          <w:pPr>
            <w:pStyle w:val="TOC2"/>
            <w:tabs>
              <w:tab w:val="right" w:leader="dot" w:pos="9350"/>
            </w:tabs>
            <w:rPr>
              <w:rFonts w:asciiTheme="minorHAnsi" w:eastAsiaTheme="minorEastAsia" w:hAnsiTheme="minorHAnsi" w:cstheme="minorBidi"/>
              <w:noProof/>
              <w:color w:val="auto"/>
            </w:rPr>
          </w:pPr>
          <w:hyperlink w:anchor="_Toc449949271" w:history="1">
            <w:r w:rsidRPr="00FD41F8">
              <w:rPr>
                <w:rStyle w:val="Hyperlink"/>
                <w:rFonts w:eastAsia="Times New Roman"/>
                <w:noProof/>
              </w:rPr>
              <w:t>Constraints</w:t>
            </w:r>
            <w:r>
              <w:rPr>
                <w:noProof/>
                <w:webHidden/>
              </w:rPr>
              <w:tab/>
            </w:r>
            <w:r>
              <w:rPr>
                <w:noProof/>
                <w:webHidden/>
              </w:rPr>
              <w:fldChar w:fldCharType="begin"/>
            </w:r>
            <w:r>
              <w:rPr>
                <w:noProof/>
                <w:webHidden/>
              </w:rPr>
              <w:instrText xml:space="preserve"> PAGEREF _Toc449949271 \h </w:instrText>
            </w:r>
            <w:r>
              <w:rPr>
                <w:noProof/>
                <w:webHidden/>
              </w:rPr>
            </w:r>
            <w:r>
              <w:rPr>
                <w:noProof/>
                <w:webHidden/>
              </w:rPr>
              <w:fldChar w:fldCharType="separate"/>
            </w:r>
            <w:r>
              <w:rPr>
                <w:noProof/>
                <w:webHidden/>
              </w:rPr>
              <w:t>8</w:t>
            </w:r>
            <w:r>
              <w:rPr>
                <w:noProof/>
                <w:webHidden/>
              </w:rPr>
              <w:fldChar w:fldCharType="end"/>
            </w:r>
          </w:hyperlink>
        </w:p>
        <w:p w14:paraId="77CAC681" w14:textId="4A4A1939" w:rsidR="007550C8" w:rsidRDefault="007550C8">
          <w:pPr>
            <w:pStyle w:val="TOC1"/>
            <w:tabs>
              <w:tab w:val="right" w:leader="dot" w:pos="9350"/>
            </w:tabs>
            <w:rPr>
              <w:rFonts w:asciiTheme="minorHAnsi" w:eastAsiaTheme="minorEastAsia" w:hAnsiTheme="minorHAnsi" w:cstheme="minorBidi"/>
              <w:noProof/>
              <w:color w:val="auto"/>
            </w:rPr>
          </w:pPr>
          <w:hyperlink w:anchor="_Toc449949272" w:history="1">
            <w:r w:rsidRPr="00FD41F8">
              <w:rPr>
                <w:rStyle w:val="Hyperlink"/>
                <w:b/>
                <w:noProof/>
              </w:rPr>
              <w:t>System Design</w:t>
            </w:r>
            <w:r>
              <w:rPr>
                <w:noProof/>
                <w:webHidden/>
              </w:rPr>
              <w:tab/>
            </w:r>
            <w:r>
              <w:rPr>
                <w:noProof/>
                <w:webHidden/>
              </w:rPr>
              <w:fldChar w:fldCharType="begin"/>
            </w:r>
            <w:r>
              <w:rPr>
                <w:noProof/>
                <w:webHidden/>
              </w:rPr>
              <w:instrText xml:space="preserve"> PAGEREF _Toc449949272 \h </w:instrText>
            </w:r>
            <w:r>
              <w:rPr>
                <w:noProof/>
                <w:webHidden/>
              </w:rPr>
            </w:r>
            <w:r>
              <w:rPr>
                <w:noProof/>
                <w:webHidden/>
              </w:rPr>
              <w:fldChar w:fldCharType="separate"/>
            </w:r>
            <w:r>
              <w:rPr>
                <w:noProof/>
                <w:webHidden/>
              </w:rPr>
              <w:t>8</w:t>
            </w:r>
            <w:r>
              <w:rPr>
                <w:noProof/>
                <w:webHidden/>
              </w:rPr>
              <w:fldChar w:fldCharType="end"/>
            </w:r>
          </w:hyperlink>
        </w:p>
        <w:p w14:paraId="392E2A7D" w14:textId="4A8FB9D9" w:rsidR="007550C8" w:rsidRDefault="007550C8">
          <w:pPr>
            <w:pStyle w:val="TOC2"/>
            <w:tabs>
              <w:tab w:val="right" w:leader="dot" w:pos="9350"/>
            </w:tabs>
            <w:rPr>
              <w:rFonts w:asciiTheme="minorHAnsi" w:eastAsiaTheme="minorEastAsia" w:hAnsiTheme="minorHAnsi" w:cstheme="minorBidi"/>
              <w:noProof/>
              <w:color w:val="auto"/>
            </w:rPr>
          </w:pPr>
          <w:hyperlink w:anchor="_Toc449949273" w:history="1">
            <w:r w:rsidRPr="00FD41F8">
              <w:rPr>
                <w:rStyle w:val="Hyperlink"/>
                <w:noProof/>
              </w:rPr>
              <w:t>High-Level Design</w:t>
            </w:r>
            <w:r>
              <w:rPr>
                <w:noProof/>
                <w:webHidden/>
              </w:rPr>
              <w:tab/>
            </w:r>
            <w:r>
              <w:rPr>
                <w:noProof/>
                <w:webHidden/>
              </w:rPr>
              <w:fldChar w:fldCharType="begin"/>
            </w:r>
            <w:r>
              <w:rPr>
                <w:noProof/>
                <w:webHidden/>
              </w:rPr>
              <w:instrText xml:space="preserve"> PAGEREF _Toc449949273 \h </w:instrText>
            </w:r>
            <w:r>
              <w:rPr>
                <w:noProof/>
                <w:webHidden/>
              </w:rPr>
            </w:r>
            <w:r>
              <w:rPr>
                <w:noProof/>
                <w:webHidden/>
              </w:rPr>
              <w:fldChar w:fldCharType="separate"/>
            </w:r>
            <w:r>
              <w:rPr>
                <w:noProof/>
                <w:webHidden/>
              </w:rPr>
              <w:t>8</w:t>
            </w:r>
            <w:r>
              <w:rPr>
                <w:noProof/>
                <w:webHidden/>
              </w:rPr>
              <w:fldChar w:fldCharType="end"/>
            </w:r>
          </w:hyperlink>
        </w:p>
        <w:p w14:paraId="3B20DF58" w14:textId="4FC1E8BF" w:rsidR="007550C8" w:rsidRDefault="007550C8">
          <w:pPr>
            <w:pStyle w:val="TOC2"/>
            <w:tabs>
              <w:tab w:val="right" w:leader="dot" w:pos="9350"/>
            </w:tabs>
            <w:rPr>
              <w:rFonts w:asciiTheme="minorHAnsi" w:eastAsiaTheme="minorEastAsia" w:hAnsiTheme="minorHAnsi" w:cstheme="minorBidi"/>
              <w:noProof/>
              <w:color w:val="auto"/>
            </w:rPr>
          </w:pPr>
          <w:hyperlink w:anchor="_Toc449949274" w:history="1">
            <w:r w:rsidRPr="00FD41F8">
              <w:rPr>
                <w:rStyle w:val="Hyperlink"/>
                <w:noProof/>
              </w:rPr>
              <w:t>Backend Design</w:t>
            </w:r>
            <w:r>
              <w:rPr>
                <w:noProof/>
                <w:webHidden/>
              </w:rPr>
              <w:tab/>
            </w:r>
            <w:r>
              <w:rPr>
                <w:noProof/>
                <w:webHidden/>
              </w:rPr>
              <w:fldChar w:fldCharType="begin"/>
            </w:r>
            <w:r>
              <w:rPr>
                <w:noProof/>
                <w:webHidden/>
              </w:rPr>
              <w:instrText xml:space="preserve"> PAGEREF _Toc449949274 \h </w:instrText>
            </w:r>
            <w:r>
              <w:rPr>
                <w:noProof/>
                <w:webHidden/>
              </w:rPr>
            </w:r>
            <w:r>
              <w:rPr>
                <w:noProof/>
                <w:webHidden/>
              </w:rPr>
              <w:fldChar w:fldCharType="separate"/>
            </w:r>
            <w:r>
              <w:rPr>
                <w:noProof/>
                <w:webHidden/>
              </w:rPr>
              <w:t>9</w:t>
            </w:r>
            <w:r>
              <w:rPr>
                <w:noProof/>
                <w:webHidden/>
              </w:rPr>
              <w:fldChar w:fldCharType="end"/>
            </w:r>
          </w:hyperlink>
        </w:p>
        <w:p w14:paraId="7724F5F4" w14:textId="46036648" w:rsidR="007550C8" w:rsidRDefault="007550C8">
          <w:pPr>
            <w:pStyle w:val="TOC2"/>
            <w:tabs>
              <w:tab w:val="right" w:leader="dot" w:pos="9350"/>
            </w:tabs>
            <w:rPr>
              <w:rFonts w:asciiTheme="minorHAnsi" w:eastAsiaTheme="minorEastAsia" w:hAnsiTheme="minorHAnsi" w:cstheme="minorBidi"/>
              <w:noProof/>
              <w:color w:val="auto"/>
            </w:rPr>
          </w:pPr>
          <w:hyperlink w:anchor="_Toc449949275" w:history="1">
            <w:r w:rsidRPr="00FD41F8">
              <w:rPr>
                <w:rStyle w:val="Hyperlink"/>
                <w:noProof/>
              </w:rPr>
              <w:t>Low Level Design</w:t>
            </w:r>
            <w:r>
              <w:rPr>
                <w:noProof/>
                <w:webHidden/>
              </w:rPr>
              <w:tab/>
            </w:r>
            <w:r>
              <w:rPr>
                <w:noProof/>
                <w:webHidden/>
              </w:rPr>
              <w:fldChar w:fldCharType="begin"/>
            </w:r>
            <w:r>
              <w:rPr>
                <w:noProof/>
                <w:webHidden/>
              </w:rPr>
              <w:instrText xml:space="preserve"> PAGEREF _Toc449949275 \h </w:instrText>
            </w:r>
            <w:r>
              <w:rPr>
                <w:noProof/>
                <w:webHidden/>
              </w:rPr>
            </w:r>
            <w:r>
              <w:rPr>
                <w:noProof/>
                <w:webHidden/>
              </w:rPr>
              <w:fldChar w:fldCharType="separate"/>
            </w:r>
            <w:r>
              <w:rPr>
                <w:noProof/>
                <w:webHidden/>
              </w:rPr>
              <w:t>11</w:t>
            </w:r>
            <w:r>
              <w:rPr>
                <w:noProof/>
                <w:webHidden/>
              </w:rPr>
              <w:fldChar w:fldCharType="end"/>
            </w:r>
          </w:hyperlink>
        </w:p>
        <w:p w14:paraId="5FFC7A50" w14:textId="418BB7C0" w:rsidR="007550C8" w:rsidRDefault="007550C8">
          <w:pPr>
            <w:pStyle w:val="TOC1"/>
            <w:tabs>
              <w:tab w:val="right" w:leader="dot" w:pos="9350"/>
            </w:tabs>
            <w:rPr>
              <w:rFonts w:asciiTheme="minorHAnsi" w:eastAsiaTheme="minorEastAsia" w:hAnsiTheme="minorHAnsi" w:cstheme="minorBidi"/>
              <w:noProof/>
              <w:color w:val="auto"/>
            </w:rPr>
          </w:pPr>
          <w:hyperlink w:anchor="_Toc449949276" w:history="1">
            <w:r w:rsidRPr="00FD41F8">
              <w:rPr>
                <w:rStyle w:val="Hyperlink"/>
                <w:b/>
                <w:noProof/>
              </w:rPr>
              <w:t>Implementation</w:t>
            </w:r>
            <w:r>
              <w:rPr>
                <w:noProof/>
                <w:webHidden/>
              </w:rPr>
              <w:tab/>
            </w:r>
            <w:r>
              <w:rPr>
                <w:noProof/>
                <w:webHidden/>
              </w:rPr>
              <w:fldChar w:fldCharType="begin"/>
            </w:r>
            <w:r>
              <w:rPr>
                <w:noProof/>
                <w:webHidden/>
              </w:rPr>
              <w:instrText xml:space="preserve"> PAGEREF _Toc449949276 \h </w:instrText>
            </w:r>
            <w:r>
              <w:rPr>
                <w:noProof/>
                <w:webHidden/>
              </w:rPr>
            </w:r>
            <w:r>
              <w:rPr>
                <w:noProof/>
                <w:webHidden/>
              </w:rPr>
              <w:fldChar w:fldCharType="separate"/>
            </w:r>
            <w:r>
              <w:rPr>
                <w:noProof/>
                <w:webHidden/>
              </w:rPr>
              <w:t>17</w:t>
            </w:r>
            <w:r>
              <w:rPr>
                <w:noProof/>
                <w:webHidden/>
              </w:rPr>
              <w:fldChar w:fldCharType="end"/>
            </w:r>
          </w:hyperlink>
        </w:p>
        <w:p w14:paraId="73ED45D2" w14:textId="7CEE5B88" w:rsidR="007550C8" w:rsidRDefault="007550C8">
          <w:pPr>
            <w:pStyle w:val="TOC1"/>
            <w:tabs>
              <w:tab w:val="right" w:leader="dot" w:pos="9350"/>
            </w:tabs>
            <w:rPr>
              <w:rFonts w:asciiTheme="minorHAnsi" w:eastAsiaTheme="minorEastAsia" w:hAnsiTheme="minorHAnsi" w:cstheme="minorBidi"/>
              <w:noProof/>
              <w:color w:val="auto"/>
            </w:rPr>
          </w:pPr>
          <w:hyperlink w:anchor="_Toc449949277" w:history="1">
            <w:r w:rsidRPr="00FD41F8">
              <w:rPr>
                <w:rStyle w:val="Hyperlink"/>
                <w:b/>
                <w:noProof/>
              </w:rPr>
              <w:t>Testing</w:t>
            </w:r>
            <w:r>
              <w:rPr>
                <w:noProof/>
                <w:webHidden/>
              </w:rPr>
              <w:tab/>
            </w:r>
            <w:r>
              <w:rPr>
                <w:noProof/>
                <w:webHidden/>
              </w:rPr>
              <w:fldChar w:fldCharType="begin"/>
            </w:r>
            <w:r>
              <w:rPr>
                <w:noProof/>
                <w:webHidden/>
              </w:rPr>
              <w:instrText xml:space="preserve"> PAGEREF _Toc449949277 \h </w:instrText>
            </w:r>
            <w:r>
              <w:rPr>
                <w:noProof/>
                <w:webHidden/>
              </w:rPr>
            </w:r>
            <w:r>
              <w:rPr>
                <w:noProof/>
                <w:webHidden/>
              </w:rPr>
              <w:fldChar w:fldCharType="separate"/>
            </w:r>
            <w:r>
              <w:rPr>
                <w:noProof/>
                <w:webHidden/>
              </w:rPr>
              <w:t>23</w:t>
            </w:r>
            <w:r>
              <w:rPr>
                <w:noProof/>
                <w:webHidden/>
              </w:rPr>
              <w:fldChar w:fldCharType="end"/>
            </w:r>
          </w:hyperlink>
        </w:p>
        <w:p w14:paraId="709C85AB" w14:textId="5F95050F" w:rsidR="007550C8" w:rsidRDefault="007550C8">
          <w:pPr>
            <w:pStyle w:val="TOC1"/>
            <w:tabs>
              <w:tab w:val="right" w:leader="dot" w:pos="9350"/>
            </w:tabs>
            <w:rPr>
              <w:rFonts w:asciiTheme="minorHAnsi" w:eastAsiaTheme="minorEastAsia" w:hAnsiTheme="minorHAnsi" w:cstheme="minorBidi"/>
              <w:noProof/>
              <w:color w:val="auto"/>
            </w:rPr>
          </w:pPr>
          <w:hyperlink w:anchor="_Toc449949278" w:history="1">
            <w:r w:rsidRPr="00FD41F8">
              <w:rPr>
                <w:rStyle w:val="Hyperlink"/>
                <w:b/>
                <w:noProof/>
              </w:rPr>
              <w:t>Suggestions for Future Teams</w:t>
            </w:r>
            <w:r>
              <w:rPr>
                <w:noProof/>
                <w:webHidden/>
              </w:rPr>
              <w:tab/>
            </w:r>
            <w:r>
              <w:rPr>
                <w:noProof/>
                <w:webHidden/>
              </w:rPr>
              <w:fldChar w:fldCharType="begin"/>
            </w:r>
            <w:r>
              <w:rPr>
                <w:noProof/>
                <w:webHidden/>
              </w:rPr>
              <w:instrText xml:space="preserve"> PAGEREF _Toc449949278 \h </w:instrText>
            </w:r>
            <w:r>
              <w:rPr>
                <w:noProof/>
                <w:webHidden/>
              </w:rPr>
            </w:r>
            <w:r>
              <w:rPr>
                <w:noProof/>
                <w:webHidden/>
              </w:rPr>
              <w:fldChar w:fldCharType="separate"/>
            </w:r>
            <w:r>
              <w:rPr>
                <w:noProof/>
                <w:webHidden/>
              </w:rPr>
              <w:t>27</w:t>
            </w:r>
            <w:r>
              <w:rPr>
                <w:noProof/>
                <w:webHidden/>
              </w:rPr>
              <w:fldChar w:fldCharType="end"/>
            </w:r>
          </w:hyperlink>
        </w:p>
        <w:p w14:paraId="3FC0DF0B" w14:textId="4F1A2FAA" w:rsidR="007550C8" w:rsidRDefault="007550C8">
          <w:pPr>
            <w:pStyle w:val="TOC1"/>
            <w:tabs>
              <w:tab w:val="right" w:leader="dot" w:pos="9350"/>
            </w:tabs>
            <w:rPr>
              <w:rFonts w:asciiTheme="minorHAnsi" w:eastAsiaTheme="minorEastAsia" w:hAnsiTheme="minorHAnsi" w:cstheme="minorBidi"/>
              <w:noProof/>
              <w:color w:val="auto"/>
            </w:rPr>
          </w:pPr>
          <w:hyperlink w:anchor="_Toc449949279" w:history="1">
            <w:r w:rsidRPr="00FD41F8">
              <w:rPr>
                <w:rStyle w:val="Hyperlink"/>
                <w:b/>
                <w:noProof/>
              </w:rPr>
              <w:t>Task Plan</w:t>
            </w:r>
            <w:r>
              <w:rPr>
                <w:noProof/>
                <w:webHidden/>
              </w:rPr>
              <w:tab/>
            </w:r>
            <w:r>
              <w:rPr>
                <w:noProof/>
                <w:webHidden/>
              </w:rPr>
              <w:fldChar w:fldCharType="begin"/>
            </w:r>
            <w:r>
              <w:rPr>
                <w:noProof/>
                <w:webHidden/>
              </w:rPr>
              <w:instrText xml:space="preserve"> PAGEREF _Toc449949279 \h </w:instrText>
            </w:r>
            <w:r>
              <w:rPr>
                <w:noProof/>
                <w:webHidden/>
              </w:rPr>
            </w:r>
            <w:r>
              <w:rPr>
                <w:noProof/>
                <w:webHidden/>
              </w:rPr>
              <w:fldChar w:fldCharType="separate"/>
            </w:r>
            <w:r>
              <w:rPr>
                <w:noProof/>
                <w:webHidden/>
              </w:rPr>
              <w:t>28</w:t>
            </w:r>
            <w:r>
              <w:rPr>
                <w:noProof/>
                <w:webHidden/>
              </w:rPr>
              <w:fldChar w:fldCharType="end"/>
            </w:r>
          </w:hyperlink>
        </w:p>
        <w:p w14:paraId="65396E74" w14:textId="161DA45A" w:rsidR="007550C8" w:rsidRDefault="007550C8">
          <w:pPr>
            <w:pStyle w:val="TOC1"/>
            <w:tabs>
              <w:tab w:val="right" w:leader="dot" w:pos="9350"/>
            </w:tabs>
            <w:rPr>
              <w:rFonts w:asciiTheme="minorHAnsi" w:eastAsiaTheme="minorEastAsia" w:hAnsiTheme="minorHAnsi" w:cstheme="minorBidi"/>
              <w:noProof/>
              <w:color w:val="auto"/>
            </w:rPr>
          </w:pPr>
          <w:hyperlink w:anchor="_Toc449949280" w:history="1">
            <w:r w:rsidRPr="00FD41F8">
              <w:rPr>
                <w:rStyle w:val="Hyperlink"/>
                <w:b/>
                <w:noProof/>
              </w:rPr>
              <w:t>Developer’s Guide</w:t>
            </w:r>
            <w:r>
              <w:rPr>
                <w:noProof/>
                <w:webHidden/>
              </w:rPr>
              <w:tab/>
            </w:r>
            <w:r>
              <w:rPr>
                <w:noProof/>
                <w:webHidden/>
              </w:rPr>
              <w:fldChar w:fldCharType="begin"/>
            </w:r>
            <w:r>
              <w:rPr>
                <w:noProof/>
                <w:webHidden/>
              </w:rPr>
              <w:instrText xml:space="preserve"> PAGEREF _Toc449949280 \h </w:instrText>
            </w:r>
            <w:r>
              <w:rPr>
                <w:noProof/>
                <w:webHidden/>
              </w:rPr>
            </w:r>
            <w:r>
              <w:rPr>
                <w:noProof/>
                <w:webHidden/>
              </w:rPr>
              <w:fldChar w:fldCharType="separate"/>
            </w:r>
            <w:r>
              <w:rPr>
                <w:noProof/>
                <w:webHidden/>
              </w:rPr>
              <w:t>29</w:t>
            </w:r>
            <w:r>
              <w:rPr>
                <w:noProof/>
                <w:webHidden/>
              </w:rPr>
              <w:fldChar w:fldCharType="end"/>
            </w:r>
          </w:hyperlink>
        </w:p>
        <w:p w14:paraId="674F4097" w14:textId="44C38624" w:rsidR="007550C8" w:rsidRDefault="007550C8">
          <w:pPr>
            <w:pStyle w:val="TOC2"/>
            <w:tabs>
              <w:tab w:val="right" w:leader="dot" w:pos="9350"/>
            </w:tabs>
            <w:rPr>
              <w:rFonts w:asciiTheme="minorHAnsi" w:eastAsiaTheme="minorEastAsia" w:hAnsiTheme="minorHAnsi" w:cstheme="minorBidi"/>
              <w:noProof/>
              <w:color w:val="auto"/>
            </w:rPr>
          </w:pPr>
          <w:hyperlink w:anchor="_Toc449949281" w:history="1">
            <w:r w:rsidRPr="00FD41F8">
              <w:rPr>
                <w:rStyle w:val="Hyperlink"/>
                <w:noProof/>
              </w:rPr>
              <w:t>1. Front End Web Application</w:t>
            </w:r>
            <w:r>
              <w:rPr>
                <w:noProof/>
                <w:webHidden/>
              </w:rPr>
              <w:tab/>
            </w:r>
            <w:r>
              <w:rPr>
                <w:noProof/>
                <w:webHidden/>
              </w:rPr>
              <w:fldChar w:fldCharType="begin"/>
            </w:r>
            <w:r>
              <w:rPr>
                <w:noProof/>
                <w:webHidden/>
              </w:rPr>
              <w:instrText xml:space="preserve"> PAGEREF _Toc449949281 \h </w:instrText>
            </w:r>
            <w:r>
              <w:rPr>
                <w:noProof/>
                <w:webHidden/>
              </w:rPr>
            </w:r>
            <w:r>
              <w:rPr>
                <w:noProof/>
                <w:webHidden/>
              </w:rPr>
              <w:fldChar w:fldCharType="separate"/>
            </w:r>
            <w:r>
              <w:rPr>
                <w:noProof/>
                <w:webHidden/>
              </w:rPr>
              <w:t>30</w:t>
            </w:r>
            <w:r>
              <w:rPr>
                <w:noProof/>
                <w:webHidden/>
              </w:rPr>
              <w:fldChar w:fldCharType="end"/>
            </w:r>
          </w:hyperlink>
        </w:p>
        <w:p w14:paraId="666DC2A3" w14:textId="630C6042" w:rsidR="007550C8" w:rsidRDefault="007550C8">
          <w:pPr>
            <w:pStyle w:val="TOC2"/>
            <w:tabs>
              <w:tab w:val="right" w:leader="dot" w:pos="9350"/>
            </w:tabs>
            <w:rPr>
              <w:rFonts w:asciiTheme="minorHAnsi" w:eastAsiaTheme="minorEastAsia" w:hAnsiTheme="minorHAnsi" w:cstheme="minorBidi"/>
              <w:noProof/>
              <w:color w:val="auto"/>
            </w:rPr>
          </w:pPr>
          <w:hyperlink w:anchor="_Toc449949282" w:history="1">
            <w:r w:rsidRPr="00FD41F8">
              <w:rPr>
                <w:rStyle w:val="Hyperlink"/>
                <w:noProof/>
              </w:rPr>
              <w:t>2. Backend Java Application</w:t>
            </w:r>
            <w:r>
              <w:rPr>
                <w:noProof/>
                <w:webHidden/>
              </w:rPr>
              <w:tab/>
            </w:r>
            <w:r>
              <w:rPr>
                <w:noProof/>
                <w:webHidden/>
              </w:rPr>
              <w:fldChar w:fldCharType="begin"/>
            </w:r>
            <w:r>
              <w:rPr>
                <w:noProof/>
                <w:webHidden/>
              </w:rPr>
              <w:instrText xml:space="preserve"> PAGEREF _Toc449949282 \h </w:instrText>
            </w:r>
            <w:r>
              <w:rPr>
                <w:noProof/>
                <w:webHidden/>
              </w:rPr>
            </w:r>
            <w:r>
              <w:rPr>
                <w:noProof/>
                <w:webHidden/>
              </w:rPr>
              <w:fldChar w:fldCharType="separate"/>
            </w:r>
            <w:r>
              <w:rPr>
                <w:noProof/>
                <w:webHidden/>
              </w:rPr>
              <w:t>31</w:t>
            </w:r>
            <w:r>
              <w:rPr>
                <w:noProof/>
                <w:webHidden/>
              </w:rPr>
              <w:fldChar w:fldCharType="end"/>
            </w:r>
          </w:hyperlink>
        </w:p>
        <w:p w14:paraId="1BD0C2A1" w14:textId="542F1CEB" w:rsidR="007550C8" w:rsidRDefault="007550C8">
          <w:pPr>
            <w:pStyle w:val="TOC1"/>
            <w:tabs>
              <w:tab w:val="right" w:leader="dot" w:pos="9350"/>
            </w:tabs>
            <w:rPr>
              <w:rFonts w:asciiTheme="minorHAnsi" w:eastAsiaTheme="minorEastAsia" w:hAnsiTheme="minorHAnsi" w:cstheme="minorBidi"/>
              <w:noProof/>
              <w:color w:val="auto"/>
            </w:rPr>
          </w:pPr>
          <w:hyperlink w:anchor="_Toc449949283" w:history="1">
            <w:r w:rsidRPr="00FD41F8">
              <w:rPr>
                <w:rStyle w:val="Hyperlink"/>
                <w:b/>
                <w:noProof/>
              </w:rPr>
              <w:t>User’s Guide</w:t>
            </w:r>
            <w:r>
              <w:rPr>
                <w:noProof/>
                <w:webHidden/>
              </w:rPr>
              <w:tab/>
            </w:r>
            <w:r>
              <w:rPr>
                <w:noProof/>
                <w:webHidden/>
              </w:rPr>
              <w:fldChar w:fldCharType="begin"/>
            </w:r>
            <w:r>
              <w:rPr>
                <w:noProof/>
                <w:webHidden/>
              </w:rPr>
              <w:instrText xml:space="preserve"> PAGEREF _Toc449949283 \h </w:instrText>
            </w:r>
            <w:r>
              <w:rPr>
                <w:noProof/>
                <w:webHidden/>
              </w:rPr>
            </w:r>
            <w:r>
              <w:rPr>
                <w:noProof/>
                <w:webHidden/>
              </w:rPr>
              <w:fldChar w:fldCharType="separate"/>
            </w:r>
            <w:r>
              <w:rPr>
                <w:noProof/>
                <w:webHidden/>
              </w:rPr>
              <w:t>33</w:t>
            </w:r>
            <w:r>
              <w:rPr>
                <w:noProof/>
                <w:webHidden/>
              </w:rPr>
              <w:fldChar w:fldCharType="end"/>
            </w:r>
          </w:hyperlink>
        </w:p>
        <w:p w14:paraId="4039F8F2" w14:textId="6F70BFE8" w:rsidR="001A064B" w:rsidRDefault="001A064B">
          <w:r>
            <w:rPr>
              <w:b/>
              <w:bCs/>
              <w:noProof/>
            </w:rPr>
            <w:fldChar w:fldCharType="end"/>
          </w:r>
        </w:p>
      </w:sdtContent>
    </w:sdt>
    <w:p w14:paraId="0B1029FE" w14:textId="77777777" w:rsidR="001A064B" w:rsidRDefault="001A064B">
      <w:pPr>
        <w:rPr>
          <w:b/>
        </w:rPr>
      </w:pPr>
      <w:r>
        <w:rPr>
          <w:b/>
        </w:rPr>
        <w:br w:type="column"/>
      </w:r>
    </w:p>
    <w:p w14:paraId="0627B318" w14:textId="7A2606D1" w:rsidR="00672A7F" w:rsidRDefault="00D73683" w:rsidP="00987DD5">
      <w:pPr>
        <w:pStyle w:val="Heading1"/>
        <w:rPr>
          <w:b/>
        </w:rPr>
      </w:pPr>
      <w:bookmarkStart w:id="0" w:name="_Toc444632324"/>
      <w:bookmarkStart w:id="1" w:name="_Toc449949260"/>
      <w:r>
        <w:rPr>
          <w:b/>
        </w:rPr>
        <w:t>Executive Summary</w:t>
      </w:r>
      <w:bookmarkEnd w:id="0"/>
      <w:bookmarkEnd w:id="1"/>
    </w:p>
    <w:p w14:paraId="1FE07DBC" w14:textId="0E748533" w:rsidR="0034064D" w:rsidRPr="0034064D" w:rsidRDefault="0034064D" w:rsidP="0034064D">
      <w:pPr>
        <w:rPr>
          <w:i/>
        </w:rPr>
      </w:pPr>
      <w:r w:rsidRPr="0034064D">
        <w:rPr>
          <w:i/>
        </w:rPr>
        <w:t>Author(s):</w:t>
      </w:r>
      <w:r>
        <w:rPr>
          <w:i/>
        </w:rPr>
        <w:t xml:space="preserve"> Cameron Lanier, Harsh Singh</w:t>
      </w:r>
      <w:r w:rsidR="003D59B2">
        <w:rPr>
          <w:i/>
        </w:rPr>
        <w:t>, Balaji Sundaram (minor edits)</w:t>
      </w:r>
    </w:p>
    <w:p w14:paraId="3C0E4D93" w14:textId="0E748533" w:rsidR="00672A7F" w:rsidRDefault="00672A7F"/>
    <w:p w14:paraId="0BC2E08A" w14:textId="512CE9EA" w:rsidR="00672A7F" w:rsidRDefault="00D73683">
      <w:r>
        <w:t>The Building</w:t>
      </w:r>
      <w:r w:rsidR="00E20998">
        <w:t>/</w:t>
      </w:r>
      <w:r>
        <w:t>Location Equipment Map is a web application based on the AlliedView</w:t>
      </w:r>
      <w:r>
        <w:rPr>
          <w:vertAlign w:val="superscript"/>
        </w:rPr>
        <w:t xml:space="preserve">TM </w:t>
      </w:r>
      <w:r>
        <w:t xml:space="preserve">Network </w:t>
      </w:r>
      <w:r w:rsidR="009002BA">
        <w:t>Monitoring</w:t>
      </w:r>
      <w:r>
        <w:t xml:space="preserve"> System (NMS) software, developed by Allied Telesis.</w:t>
      </w:r>
      <w:r w:rsidR="009002BA">
        <w:t xml:space="preserve"> The NMS is used </w:t>
      </w:r>
      <w:r w:rsidR="002A265C" w:rsidRPr="002A265C">
        <w:t xml:space="preserve">by data service providers </w:t>
      </w:r>
      <w:r w:rsidR="145F489E">
        <w:t xml:space="preserve">to </w:t>
      </w:r>
      <w:r w:rsidR="009002BA">
        <w:t xml:space="preserve">monitor the status of different networking devices </w:t>
      </w:r>
      <w:r w:rsidR="002A265C">
        <w:t xml:space="preserve">and </w:t>
      </w:r>
      <w:r w:rsidR="0013733D">
        <w:t xml:space="preserve">to </w:t>
      </w:r>
      <w:r w:rsidR="009002BA">
        <w:t xml:space="preserve">manage </w:t>
      </w:r>
      <w:r w:rsidR="0013733D">
        <w:t>subscriber</w:t>
      </w:r>
      <w:r w:rsidR="145F489E">
        <w:t>s</w:t>
      </w:r>
      <w:r w:rsidR="0013733D">
        <w:t>’</w:t>
      </w:r>
      <w:r w:rsidR="009002BA">
        <w:t xml:space="preserve"> home services. </w:t>
      </w:r>
      <w:r w:rsidR="003D59B2">
        <w:t>Their current implementation of</w:t>
      </w:r>
      <w:r w:rsidR="145F489E">
        <w:t xml:space="preserve"> </w:t>
      </w:r>
      <w:r w:rsidR="009002BA">
        <w:t xml:space="preserve">the </w:t>
      </w:r>
      <w:r w:rsidR="003D59B2">
        <w:t>network map</w:t>
      </w:r>
      <w:r w:rsidR="009002BA">
        <w:t xml:space="preserve"> is a </w:t>
      </w:r>
      <w:r w:rsidR="145F489E">
        <w:t>J</w:t>
      </w:r>
      <w:r w:rsidR="003D59B2">
        <w:t>ava</w:t>
      </w:r>
      <w:r w:rsidR="009002BA">
        <w:t xml:space="preserve"> application</w:t>
      </w:r>
      <w:r w:rsidR="003D59B2">
        <w:t>,</w:t>
      </w:r>
      <w:r w:rsidR="009002BA">
        <w:t xml:space="preserve"> which has to be installed on a </w:t>
      </w:r>
      <w:r w:rsidR="003D59B2">
        <w:t>Microsoft Window</w:t>
      </w:r>
      <w:r w:rsidR="145F489E">
        <w:t>s</w:t>
      </w:r>
      <w:r w:rsidR="009002BA">
        <w:t xml:space="preserve"> device and configured heavily before use. The goal of </w:t>
      </w:r>
      <w:r w:rsidR="00A47862">
        <w:t>our</w:t>
      </w:r>
      <w:r w:rsidR="009002BA">
        <w:t xml:space="preserve"> project is to create a </w:t>
      </w:r>
      <w:r>
        <w:t xml:space="preserve">web </w:t>
      </w:r>
      <w:r w:rsidR="00401FAD">
        <w:t xml:space="preserve">based client </w:t>
      </w:r>
      <w:r>
        <w:t xml:space="preserve">application </w:t>
      </w:r>
      <w:r w:rsidR="00A47862">
        <w:t xml:space="preserve">that graphically represents the </w:t>
      </w:r>
      <w:r w:rsidR="00401FAD">
        <w:t xml:space="preserve">location </w:t>
      </w:r>
      <w:r w:rsidR="00E20998">
        <w:t xml:space="preserve">and status </w:t>
      </w:r>
      <w:r w:rsidR="00401FAD">
        <w:t xml:space="preserve">of </w:t>
      </w:r>
      <w:r w:rsidR="00A47862">
        <w:t xml:space="preserve">network </w:t>
      </w:r>
      <w:r w:rsidR="00401FAD">
        <w:t>equipment in a building</w:t>
      </w:r>
      <w:r w:rsidR="00A47862">
        <w:t>, by extending</w:t>
      </w:r>
      <w:r>
        <w:t xml:space="preserve"> the </w:t>
      </w:r>
      <w:r w:rsidR="00401FAD">
        <w:t xml:space="preserve">monitoring </w:t>
      </w:r>
      <w:r>
        <w:t>functionality of AlliedView</w:t>
      </w:r>
      <w:r>
        <w:rPr>
          <w:vertAlign w:val="superscript"/>
        </w:rPr>
        <w:t>TM</w:t>
      </w:r>
      <w:r w:rsidR="00A47862">
        <w:t>.</w:t>
      </w:r>
      <w:r w:rsidR="00401FAD">
        <w:t xml:space="preserve"> The user experience of the web application allows </w:t>
      </w:r>
      <w:r w:rsidR="00833ABC">
        <w:t xml:space="preserve">for </w:t>
      </w:r>
      <w:r w:rsidR="00401FAD">
        <w:t>a clear representation of the state of devices in the system.</w:t>
      </w:r>
    </w:p>
    <w:p w14:paraId="4E2CC355" w14:textId="0E748533" w:rsidR="00672A7F" w:rsidRDefault="00672A7F"/>
    <w:p w14:paraId="7231ECBB" w14:textId="77777777" w:rsidR="00CA5FCC" w:rsidRDefault="00155F0E">
      <w:r>
        <w:t>After successful meetings with sponsors</w:t>
      </w:r>
      <w:r w:rsidR="001A4064">
        <w:t>,</w:t>
      </w:r>
      <w:r>
        <w:t xml:space="preserve"> we were able to </w:t>
      </w:r>
      <w:r w:rsidR="001A4064">
        <w:t xml:space="preserve">identify and </w:t>
      </w:r>
      <w:r w:rsidR="00DC1EB2">
        <w:t xml:space="preserve">define the </w:t>
      </w:r>
      <w:r w:rsidR="00231E51">
        <w:t>project</w:t>
      </w:r>
      <w:r w:rsidR="001A4064">
        <w:t xml:space="preserve">’s </w:t>
      </w:r>
      <w:r w:rsidR="00DC1EB2">
        <w:t>requirements</w:t>
      </w:r>
      <w:r w:rsidR="00231E51">
        <w:t>.</w:t>
      </w:r>
      <w:r w:rsidR="00DC1EB2">
        <w:t xml:space="preserve"> From </w:t>
      </w:r>
      <w:r w:rsidR="001A4064">
        <w:t>the</w:t>
      </w:r>
      <w:r w:rsidR="00DC1EB2">
        <w:t xml:space="preserve"> requirements, we were able to create several GUI mockups and design diagrams for the entire system. </w:t>
      </w:r>
      <w:r w:rsidR="00E35519">
        <w:t xml:space="preserve">The main goal of the project was to enable </w:t>
      </w:r>
      <w:r w:rsidR="00231E51">
        <w:t xml:space="preserve">users to place different network devices on a blueprint of a building and view their </w:t>
      </w:r>
      <w:r w:rsidR="001A4064">
        <w:t>status</w:t>
      </w:r>
      <w:r w:rsidR="00231E51">
        <w:t xml:space="preserve">. We also understood that the project needs to be expandable so that it can be built upon in the future. </w:t>
      </w:r>
    </w:p>
    <w:p w14:paraId="24CAB2D0" w14:textId="77777777" w:rsidR="00CA5FCC" w:rsidRDefault="00CA5FCC"/>
    <w:p w14:paraId="264E6C5F" w14:textId="28B96CA6" w:rsidR="00155F0E" w:rsidRDefault="00231E51">
      <w:r>
        <w:t>T</w:t>
      </w:r>
      <w:r w:rsidR="002845CA">
        <w:t>he technologies and components</w:t>
      </w:r>
      <w:r>
        <w:t xml:space="preserve"> that make up the system </w:t>
      </w:r>
      <w:r w:rsidR="0070419A">
        <w:t xml:space="preserve">include HTML/CSS/JavaScript. </w:t>
      </w:r>
      <w:r w:rsidR="00C27925">
        <w:t xml:space="preserve">We are also using </w:t>
      </w:r>
      <w:r w:rsidR="0070419A">
        <w:t xml:space="preserve">Leaflet and </w:t>
      </w:r>
      <w:r w:rsidR="00647559">
        <w:t>jQuery</w:t>
      </w:r>
      <w:r w:rsidR="00C27925">
        <w:t>, which</w:t>
      </w:r>
      <w:r w:rsidR="0070419A">
        <w:t xml:space="preserve"> are two JavaScript libraries that help with displaying the blueprints, interacting with the map, and</w:t>
      </w:r>
      <w:r w:rsidR="00647559">
        <w:t xml:space="preserve"> handling</w:t>
      </w:r>
      <w:r w:rsidR="0070419A">
        <w:t xml:space="preserve"> events. </w:t>
      </w:r>
      <w:r w:rsidR="008D48EA">
        <w:t xml:space="preserve">The </w:t>
      </w:r>
      <w:r w:rsidR="00C27925">
        <w:t>user interface</w:t>
      </w:r>
      <w:r w:rsidR="008D48EA">
        <w:t xml:space="preserve"> </w:t>
      </w:r>
      <w:r w:rsidR="00647559">
        <w:t>communicates to the server via</w:t>
      </w:r>
      <w:r w:rsidR="008D48EA">
        <w:t xml:space="preserve"> a REST API, </w:t>
      </w:r>
      <w:r w:rsidR="00C27925">
        <w:t>which helps</w:t>
      </w:r>
      <w:r w:rsidR="008D48EA">
        <w:t xml:space="preserve"> both load and save completed layouts and blueprints. </w:t>
      </w:r>
    </w:p>
    <w:p w14:paraId="29A03FD8" w14:textId="0E748533" w:rsidR="00672A7F" w:rsidRDefault="00672A7F"/>
    <w:p w14:paraId="03BE1851" w14:textId="5B0A69E4" w:rsidR="00672A7F" w:rsidRDefault="00D73683">
      <w:r>
        <w:t>For the remainder of this report, we will provide a detailed description of the project. The report discusses the system requirements and design requirements</w:t>
      </w:r>
      <w:r w:rsidR="00890A67">
        <w:t>,</w:t>
      </w:r>
      <w:r>
        <w:t xml:space="preserve"> </w:t>
      </w:r>
      <w:r w:rsidR="00890A67">
        <w:t>using</w:t>
      </w:r>
      <w:r>
        <w:t xml:space="preserve"> detailed diagrams. The</w:t>
      </w:r>
      <w:r w:rsidR="00CA5FCC">
        <w:t>se</w:t>
      </w:r>
      <w:r>
        <w:t xml:space="preserve"> diagrams show a high level design, as well as </w:t>
      </w:r>
      <w:r w:rsidR="00CA5FCC">
        <w:t>the</w:t>
      </w:r>
      <w:r>
        <w:t xml:space="preserve"> user interfac</w:t>
      </w:r>
      <w:r w:rsidR="00206AD6">
        <w:t xml:space="preserve">e for the system. </w:t>
      </w:r>
      <w:r w:rsidR="00CA5FCC">
        <w:t>The report also discusses</w:t>
      </w:r>
      <w:r>
        <w:t xml:space="preserve"> </w:t>
      </w:r>
      <w:r w:rsidR="00206AD6">
        <w:t>acceptance and unit t</w:t>
      </w:r>
      <w:r>
        <w:t xml:space="preserve">ests </w:t>
      </w:r>
      <w:r w:rsidR="00206AD6">
        <w:t xml:space="preserve">that </w:t>
      </w:r>
      <w:r>
        <w:t xml:space="preserve">will help create robust code. </w:t>
      </w:r>
    </w:p>
    <w:p w14:paraId="2EB77C8C" w14:textId="0E748533" w:rsidR="00672A7F" w:rsidRDefault="00672A7F"/>
    <w:p w14:paraId="5031C546" w14:textId="77777777" w:rsidR="00672A7F" w:rsidRDefault="00672A7F"/>
    <w:p w14:paraId="2069F409" w14:textId="77777777" w:rsidR="00672A7F" w:rsidRDefault="00672A7F"/>
    <w:p w14:paraId="1BC3BC70" w14:textId="77777777" w:rsidR="00672A7F" w:rsidRDefault="00672A7F"/>
    <w:p w14:paraId="3F20CCE2" w14:textId="77777777" w:rsidR="00672A7F" w:rsidRDefault="00672A7F"/>
    <w:p w14:paraId="6860DCC8" w14:textId="77777777" w:rsidR="00672A7F" w:rsidRDefault="00672A7F"/>
    <w:p w14:paraId="6702C6F6" w14:textId="77777777" w:rsidR="00672A7F" w:rsidRDefault="00672A7F"/>
    <w:p w14:paraId="7097B131" w14:textId="77777777" w:rsidR="00672A7F" w:rsidRDefault="00672A7F"/>
    <w:p w14:paraId="06759F3D" w14:textId="77777777" w:rsidR="00672A7F" w:rsidRDefault="00672A7F"/>
    <w:p w14:paraId="696A9324" w14:textId="77777777" w:rsidR="00672A7F" w:rsidRDefault="00672A7F"/>
    <w:p w14:paraId="389BBDD2" w14:textId="65D91FE9" w:rsidR="00672A7F" w:rsidRDefault="00D73683" w:rsidP="001A064B">
      <w:pPr>
        <w:pStyle w:val="Heading1"/>
        <w:rPr>
          <w:b/>
        </w:rPr>
      </w:pPr>
      <w:bookmarkStart w:id="2" w:name="_Toc444632325"/>
      <w:bookmarkStart w:id="3" w:name="_Toc449949261"/>
      <w:r>
        <w:rPr>
          <w:b/>
        </w:rPr>
        <w:lastRenderedPageBreak/>
        <w:t>Project Description</w:t>
      </w:r>
      <w:bookmarkEnd w:id="2"/>
      <w:bookmarkEnd w:id="3"/>
    </w:p>
    <w:p w14:paraId="55AA2262" w14:textId="7DD3ACED" w:rsidR="0034064D" w:rsidRPr="0034064D" w:rsidRDefault="0034064D" w:rsidP="0034064D">
      <w:r w:rsidRPr="0034064D">
        <w:rPr>
          <w:i/>
        </w:rPr>
        <w:t>Author(s):</w:t>
      </w:r>
      <w:r>
        <w:rPr>
          <w:i/>
        </w:rPr>
        <w:t xml:space="preserve"> Harsh Singh, Balaji Sundaram, Qiufeng Yu</w:t>
      </w:r>
      <w:r w:rsidR="005B0A90">
        <w:rPr>
          <w:i/>
        </w:rPr>
        <w:t xml:space="preserve">, </w:t>
      </w:r>
      <w:r w:rsidR="005B0A90" w:rsidRPr="005B0A90">
        <w:rPr>
          <w:i/>
        </w:rPr>
        <w:t>Cameron Lanier (minor edits)</w:t>
      </w:r>
      <w:r>
        <w:rPr>
          <w:i/>
        </w:rPr>
        <w:t xml:space="preserve"> </w:t>
      </w:r>
    </w:p>
    <w:p w14:paraId="49CDF0CA" w14:textId="77777777" w:rsidR="00672A7F" w:rsidRDefault="00672A7F"/>
    <w:p w14:paraId="6BA001DF" w14:textId="2EEC066F" w:rsidR="00672A7F" w:rsidRDefault="00D73683" w:rsidP="00991E0F">
      <w:pPr>
        <w:pStyle w:val="Heading2"/>
      </w:pPr>
      <w:bookmarkStart w:id="4" w:name="_Toc444632326"/>
      <w:bookmarkStart w:id="5" w:name="_Toc449949262"/>
      <w:r>
        <w:t>1. Sponsor Background</w:t>
      </w:r>
      <w:bookmarkEnd w:id="4"/>
      <w:bookmarkEnd w:id="5"/>
    </w:p>
    <w:p w14:paraId="7474AF56" w14:textId="2FBC1A35" w:rsidR="00672A7F" w:rsidRDefault="00D73683">
      <w:r>
        <w:t xml:space="preserve">Allied Telesis is a leader in delivering IP/Ethernet network solutions all over the world. </w:t>
      </w:r>
      <w:r w:rsidR="00B15087">
        <w:t>It</w:t>
      </w:r>
      <w:r w:rsidR="145F489E">
        <w:t xml:space="preserve"> create</w:t>
      </w:r>
      <w:r w:rsidR="00B15087">
        <w:t>s</w:t>
      </w:r>
      <w:r>
        <w:t xml:space="preserve"> standards-based IP networks that connect customers with voice, video and data services. It was founded in 1987 with the global headquarters in Japan, and the North American headquarters in San Jose, CA. The </w:t>
      </w:r>
      <w:r w:rsidR="00D936AC">
        <w:t>team</w:t>
      </w:r>
      <w:r>
        <w:t xml:space="preserve"> we are working with</w:t>
      </w:r>
      <w:r w:rsidR="00B30710">
        <w:t>,</w:t>
      </w:r>
      <w:r>
        <w:t xml:space="preserve"> is located on Centennial Campus and are responsible for creating the AlliedView</w:t>
      </w:r>
      <w:r>
        <w:rPr>
          <w:vertAlign w:val="superscript"/>
        </w:rPr>
        <w:t>TM</w:t>
      </w:r>
      <w:r>
        <w:t xml:space="preserve"> NMS (Network Monitoring System). This application is used by different </w:t>
      </w:r>
      <w:r w:rsidR="00206AD6">
        <w:t xml:space="preserve">internet </w:t>
      </w:r>
      <w:r>
        <w:t xml:space="preserve">service providers to manage their </w:t>
      </w:r>
      <w:r w:rsidR="145F489E">
        <w:t>subscribers</w:t>
      </w:r>
      <w:r w:rsidR="00B15087">
        <w:t>’ network devices</w:t>
      </w:r>
      <w:r w:rsidR="145F489E">
        <w:t>.</w:t>
      </w:r>
      <w:r>
        <w:t xml:space="preserve"> The use of </w:t>
      </w:r>
      <w:r w:rsidR="145F489E">
        <w:t>a</w:t>
      </w:r>
      <w:r w:rsidR="00B15087">
        <w:t>n</w:t>
      </w:r>
      <w:r>
        <w:t xml:space="preserve"> NMS is becoming increasingly popular, since it can be used to configure and manage routers, wireless access points and switches to monitor the data access of </w:t>
      </w:r>
      <w:r w:rsidR="00B15087">
        <w:t>businesses</w:t>
      </w:r>
      <w:r>
        <w:t>.</w:t>
      </w:r>
    </w:p>
    <w:p w14:paraId="3B7762AA" w14:textId="77777777" w:rsidR="00672A7F" w:rsidRDefault="00672A7F"/>
    <w:p w14:paraId="6E10E74D" w14:textId="77777777" w:rsidR="00672A7F" w:rsidRDefault="00D73683">
      <w:r>
        <w:rPr>
          <w:color w:val="222222"/>
          <w:highlight w:val="white"/>
        </w:rPr>
        <w:t>Sponsor Contacts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72A7F" w14:paraId="44C8724B" w14:textId="77777777">
        <w:tc>
          <w:tcPr>
            <w:tcW w:w="4680" w:type="dxa"/>
            <w:tcMar>
              <w:top w:w="100" w:type="dxa"/>
              <w:left w:w="100" w:type="dxa"/>
              <w:bottom w:w="100" w:type="dxa"/>
              <w:right w:w="100" w:type="dxa"/>
            </w:tcMar>
          </w:tcPr>
          <w:p w14:paraId="1986631F" w14:textId="77777777" w:rsidR="00672A7F" w:rsidRDefault="00D73683" w:rsidP="00884E2B">
            <w:r>
              <w:rPr>
                <w:color w:val="222222"/>
                <w:highlight w:val="white"/>
              </w:rPr>
              <w:t>Alasdair McGregor</w:t>
            </w:r>
          </w:p>
          <w:p w14:paraId="53955056" w14:textId="77777777" w:rsidR="00672A7F" w:rsidRDefault="00D73683">
            <w:r>
              <w:rPr>
                <w:color w:val="222222"/>
                <w:highlight w:val="white"/>
              </w:rPr>
              <w:t>900 Main Campus Drive</w:t>
            </w:r>
          </w:p>
          <w:p w14:paraId="2237D64D" w14:textId="77777777" w:rsidR="00672A7F" w:rsidRDefault="00D73683">
            <w:r>
              <w:rPr>
                <w:color w:val="222222"/>
                <w:highlight w:val="white"/>
              </w:rPr>
              <w:t>Suite 301</w:t>
            </w:r>
          </w:p>
          <w:p w14:paraId="53250065" w14:textId="21DCB422" w:rsidR="00672A7F" w:rsidRDefault="007550C8">
            <w:hyperlink r:id="rId8" w:history="1">
              <w:r w:rsidR="00F23679" w:rsidRPr="002F17E9">
                <w:rPr>
                  <w:rStyle w:val="Hyperlink"/>
                  <w:sz w:val="19"/>
                  <w:szCs w:val="19"/>
                  <w:highlight w:val="white"/>
                </w:rPr>
                <w:t>alasdair_mcgregor@alliedtelesis.com</w:t>
              </w:r>
            </w:hyperlink>
          </w:p>
        </w:tc>
        <w:tc>
          <w:tcPr>
            <w:tcW w:w="4680" w:type="dxa"/>
            <w:tcMar>
              <w:top w:w="100" w:type="dxa"/>
              <w:left w:w="100" w:type="dxa"/>
              <w:bottom w:w="100" w:type="dxa"/>
              <w:right w:w="100" w:type="dxa"/>
            </w:tcMar>
          </w:tcPr>
          <w:p w14:paraId="4D8CF3EA" w14:textId="77777777" w:rsidR="00672A7F" w:rsidRDefault="00D73683" w:rsidP="00884E2B">
            <w:r>
              <w:rPr>
                <w:color w:val="222222"/>
                <w:highlight w:val="white"/>
              </w:rPr>
              <w:t>Jesse Rodman</w:t>
            </w:r>
          </w:p>
          <w:p w14:paraId="33762DF4" w14:textId="77777777" w:rsidR="00672A7F" w:rsidRDefault="00D73683">
            <w:r>
              <w:rPr>
                <w:color w:val="222222"/>
                <w:highlight w:val="white"/>
              </w:rPr>
              <w:t>900 Main Campus Drive</w:t>
            </w:r>
          </w:p>
          <w:p w14:paraId="57CDAA3A" w14:textId="77777777" w:rsidR="00672A7F" w:rsidRDefault="00D73683">
            <w:r>
              <w:rPr>
                <w:color w:val="222222"/>
                <w:highlight w:val="white"/>
              </w:rPr>
              <w:t>Suite 301</w:t>
            </w:r>
          </w:p>
          <w:p w14:paraId="080862F1" w14:textId="77777777" w:rsidR="00672A7F" w:rsidRDefault="007550C8">
            <w:hyperlink r:id="rId9">
              <w:r w:rsidR="00D73683">
                <w:rPr>
                  <w:color w:val="1155CC"/>
                  <w:sz w:val="19"/>
                  <w:szCs w:val="19"/>
                  <w:highlight w:val="white"/>
                  <w:u w:val="single"/>
                </w:rPr>
                <w:t>jesse_rodman@alliedtelesis.com</w:t>
              </w:r>
            </w:hyperlink>
          </w:p>
        </w:tc>
      </w:tr>
    </w:tbl>
    <w:p w14:paraId="58D590AB" w14:textId="77777777" w:rsidR="00672A7F" w:rsidRDefault="00672A7F"/>
    <w:p w14:paraId="141BDFC4" w14:textId="77777777" w:rsidR="00672A7F" w:rsidRDefault="00672A7F"/>
    <w:p w14:paraId="7A551B34" w14:textId="6615E954" w:rsidR="00672A7F" w:rsidRDefault="00D73683" w:rsidP="00991E0F">
      <w:pPr>
        <w:pStyle w:val="Heading2"/>
      </w:pPr>
      <w:bookmarkStart w:id="6" w:name="_Toc444632327"/>
      <w:bookmarkStart w:id="7" w:name="_Toc449949263"/>
      <w:r>
        <w:rPr>
          <w:color w:val="222222"/>
          <w:highlight w:val="white"/>
        </w:rPr>
        <w:t>2. Problem Statement</w:t>
      </w:r>
      <w:bookmarkEnd w:id="6"/>
      <w:bookmarkEnd w:id="7"/>
    </w:p>
    <w:p w14:paraId="20A51A63" w14:textId="0085B655" w:rsidR="002A58C1" w:rsidRDefault="00D73683" w:rsidP="009B76CF">
      <w:pPr>
        <w:rPr>
          <w:ins w:id="8" w:author="Nick Freeman" w:date="2016-03-17T02:17:00Z"/>
        </w:rPr>
      </w:pPr>
      <w:r>
        <w:t>There is demand for having a graphical representation of the location and status of network equipment</w:t>
      </w:r>
      <w:r w:rsidR="009B76CF">
        <w:t xml:space="preserve"> by network administrators and network service providers</w:t>
      </w:r>
      <w:r>
        <w:t xml:space="preserve">. </w:t>
      </w:r>
      <w:r w:rsidR="5072E0A8">
        <w:t xml:space="preserve">The existing graphical representation of the NMS </w:t>
      </w:r>
      <w:r>
        <w:t>is a Java application</w:t>
      </w:r>
      <w:r w:rsidR="5072E0A8">
        <w:t>,</w:t>
      </w:r>
      <w:r>
        <w:t xml:space="preserve"> which is about 10 years old. Currently, the AlliedView</w:t>
      </w:r>
      <w:r>
        <w:rPr>
          <w:vertAlign w:val="superscript"/>
        </w:rPr>
        <w:t>TM</w:t>
      </w:r>
      <w:r>
        <w:t xml:space="preserve"> NMS only displays a network map view, which limits the functionality of the application.</w:t>
      </w:r>
      <w:r w:rsidR="009B76CF">
        <w:t xml:space="preserve"> This view only allows a very basic visual representation with no bearings on the location of </w:t>
      </w:r>
      <w:r w:rsidR="5072E0A8">
        <w:t>any</w:t>
      </w:r>
      <w:r w:rsidR="009B76CF">
        <w:t xml:space="preserve"> device. </w:t>
      </w:r>
      <w:r w:rsidR="5072E0A8">
        <w:t xml:space="preserve">In the current application, </w:t>
      </w:r>
      <w:r w:rsidR="00AD723D">
        <w:t>w</w:t>
      </w:r>
      <w:r w:rsidR="5072E0A8">
        <w:t>hen</w:t>
      </w:r>
      <w:r w:rsidR="009B76CF">
        <w:t xml:space="preserve"> a device is having problems, it is difficult to </w:t>
      </w:r>
      <w:r w:rsidR="5072E0A8">
        <w:t xml:space="preserve">identify the device </w:t>
      </w:r>
      <w:r w:rsidR="0070392E">
        <w:t>because</w:t>
      </w:r>
      <w:r w:rsidR="009B76CF">
        <w:t xml:space="preserve"> there is no data on where that device is located within the system</w:t>
      </w:r>
      <w:r w:rsidR="5072E0A8">
        <w:t>. This makes addressing the problem difficult.</w:t>
      </w:r>
      <w:r>
        <w:t xml:space="preserve"> </w:t>
      </w:r>
    </w:p>
    <w:p w14:paraId="790B0FE8" w14:textId="77777777" w:rsidR="002A58C1" w:rsidRDefault="002A58C1" w:rsidP="009B76CF">
      <w:pPr>
        <w:rPr>
          <w:ins w:id="9" w:author="Nick Freeman" w:date="2016-03-17T02:17:00Z"/>
        </w:rPr>
      </w:pPr>
    </w:p>
    <w:p w14:paraId="2E018869" w14:textId="28BBC981" w:rsidR="009B76CF" w:rsidRDefault="009B76CF" w:rsidP="009B76CF">
      <w:r>
        <w:t>Currently</w:t>
      </w:r>
      <w:r w:rsidR="00EB289B">
        <w:t>,</w:t>
      </w:r>
      <w:r>
        <w:t xml:space="preserve"> the AlliedView</w:t>
      </w:r>
      <w:r>
        <w:rPr>
          <w:vertAlign w:val="superscript"/>
        </w:rPr>
        <w:t>TM</w:t>
      </w:r>
      <w:r>
        <w:t xml:space="preserve"> NMS must be installed and configured before use and cannot be installed on mobile devices. </w:t>
      </w:r>
      <w:r w:rsidR="00947D62">
        <w:t>The AlliedView</w:t>
      </w:r>
      <w:r w:rsidR="00947D62">
        <w:rPr>
          <w:vertAlign w:val="superscript"/>
        </w:rPr>
        <w:t>TM</w:t>
      </w:r>
      <w:r w:rsidR="00947D62">
        <w:t xml:space="preserve"> NMS is a Java Application which is mea</w:t>
      </w:r>
      <w:r w:rsidR="00F93779">
        <w:t xml:space="preserve">nt to run on a Windows machine. Now that devices such as tablets and phones are common, it is necessary to accommodate these devices </w:t>
      </w:r>
      <w:r w:rsidR="00B5650F">
        <w:t>as well</w:t>
      </w:r>
      <w:r w:rsidR="00F93779">
        <w:t xml:space="preserve">. </w:t>
      </w:r>
      <w:r w:rsidR="00D40F58">
        <w:t xml:space="preserve">Technicians in the field do not have a convenient way to view the status of each device </w:t>
      </w:r>
      <w:r w:rsidR="5072E0A8">
        <w:t>geographically</w:t>
      </w:r>
      <w:r w:rsidR="003554ED">
        <w:t xml:space="preserve">. </w:t>
      </w:r>
      <w:r w:rsidR="00F93779">
        <w:t>L</w:t>
      </w:r>
      <w:r w:rsidR="00D40F58">
        <w:t xml:space="preserve">arge businesses and enterprises </w:t>
      </w:r>
      <w:r w:rsidR="5072E0A8">
        <w:t>face</w:t>
      </w:r>
      <w:r w:rsidR="00D40F58">
        <w:t xml:space="preserve"> similar issues with navigating through their own equipment. Existing solutions do not capture a single </w:t>
      </w:r>
      <w:r w:rsidR="5072E0A8">
        <w:t xml:space="preserve">building's network </w:t>
      </w:r>
      <w:r w:rsidR="00D40F58">
        <w:t>systems in a location based representation</w:t>
      </w:r>
      <w:r w:rsidR="00D67982">
        <w:t xml:space="preserve"> or map</w:t>
      </w:r>
      <w:r w:rsidR="5072E0A8">
        <w:t>,</w:t>
      </w:r>
      <w:r w:rsidR="00D67982">
        <w:t xml:space="preserve"> which can be useful as networks get more complex.</w:t>
      </w:r>
    </w:p>
    <w:p w14:paraId="0BDAFAFD" w14:textId="77777777" w:rsidR="00672A7F" w:rsidRDefault="00672A7F"/>
    <w:p w14:paraId="024C781C" w14:textId="091BB1D3" w:rsidR="00672A7F" w:rsidRDefault="00D73683" w:rsidP="00991E0F">
      <w:pPr>
        <w:pStyle w:val="Heading2"/>
      </w:pPr>
      <w:bookmarkStart w:id="10" w:name="_Toc444632328"/>
      <w:bookmarkStart w:id="11" w:name="_Toc449949264"/>
      <w:r>
        <w:t>3. Project Goals &amp; Benefits</w:t>
      </w:r>
      <w:bookmarkEnd w:id="10"/>
      <w:bookmarkEnd w:id="11"/>
    </w:p>
    <w:p w14:paraId="4AA8897C" w14:textId="55D2F57C" w:rsidR="00672A7F" w:rsidRDefault="00D73683">
      <w:r>
        <w:t xml:space="preserve">The major goal of the project is to create a web application </w:t>
      </w:r>
      <w:r w:rsidR="058BC7B2">
        <w:t>that will</w:t>
      </w:r>
      <w:r>
        <w:t xml:space="preserve"> allow users to view network equipment configurations in detail</w:t>
      </w:r>
      <w:r w:rsidR="00E51CF4">
        <w:t xml:space="preserve"> and interact with it</w:t>
      </w:r>
      <w:r>
        <w:t xml:space="preserve">. As mentioned above, the current system has to be installed and configured in order to use, and is not a web based solution. </w:t>
      </w:r>
      <w:r w:rsidR="00901284">
        <w:t>Our</w:t>
      </w:r>
      <w:r w:rsidR="00D67982">
        <w:t xml:space="preserve"> web application provide</w:t>
      </w:r>
      <w:r w:rsidR="00901284">
        <w:t>s</w:t>
      </w:r>
      <w:r w:rsidR="00D67982">
        <w:t xml:space="preserve"> an easy to use</w:t>
      </w:r>
      <w:r w:rsidR="058BC7B2">
        <w:t xml:space="preserve"> and an</w:t>
      </w:r>
      <w:r w:rsidR="00D67982">
        <w:t xml:space="preserve"> interactive graphical interface that </w:t>
      </w:r>
      <w:r w:rsidR="058BC7B2">
        <w:t>allow</w:t>
      </w:r>
      <w:r w:rsidR="00901284">
        <w:t>s</w:t>
      </w:r>
      <w:r w:rsidR="00D67982">
        <w:t xml:space="preserve"> users to view necessary information about network devices, which </w:t>
      </w:r>
      <w:r w:rsidR="058BC7B2">
        <w:t xml:space="preserve">is </w:t>
      </w:r>
      <w:r w:rsidR="00D67982">
        <w:t xml:space="preserve">otherwise displayed in a tabular format. </w:t>
      </w:r>
      <w:r w:rsidR="00CE02D5">
        <w:t>The graphical interface displays the exact location of devices on a floor in a building</w:t>
      </w:r>
      <w:r>
        <w:t xml:space="preserve">. The </w:t>
      </w:r>
      <w:r w:rsidR="00CE02D5">
        <w:t xml:space="preserve">application </w:t>
      </w:r>
      <w:r>
        <w:t>allow</w:t>
      </w:r>
      <w:r w:rsidR="00CE02D5">
        <w:t>s</w:t>
      </w:r>
      <w:r>
        <w:t xml:space="preserve"> users to place or remove icons of </w:t>
      </w:r>
      <w:r w:rsidR="00CE02D5">
        <w:t>network</w:t>
      </w:r>
      <w:r>
        <w:t xml:space="preserve"> </w:t>
      </w:r>
      <w:r w:rsidR="00CE02D5">
        <w:t>devices</w:t>
      </w:r>
      <w:r>
        <w:t xml:space="preserve"> </w:t>
      </w:r>
      <w:r w:rsidR="006F2144">
        <w:t xml:space="preserve">on </w:t>
      </w:r>
      <w:r>
        <w:t xml:space="preserve">a </w:t>
      </w:r>
      <w:r w:rsidR="00CE02D5">
        <w:t xml:space="preserve">blueprint </w:t>
      </w:r>
      <w:r>
        <w:t xml:space="preserve">of a </w:t>
      </w:r>
      <w:r w:rsidR="00CE02D5">
        <w:t>floor</w:t>
      </w:r>
      <w:r>
        <w:t xml:space="preserve"> </w:t>
      </w:r>
      <w:r w:rsidR="001A064B">
        <w:t>and monitor the status of the</w:t>
      </w:r>
      <w:r w:rsidR="00CE02D5">
        <w:t>se</w:t>
      </w:r>
      <w:r w:rsidR="001A064B">
        <w:t xml:space="preserve"> </w:t>
      </w:r>
      <w:r w:rsidR="00CE02D5">
        <w:t>devices</w:t>
      </w:r>
      <w:r>
        <w:t xml:space="preserve"> using any modern web browser. </w:t>
      </w:r>
      <w:r w:rsidR="00D67982">
        <w:t xml:space="preserve">The application </w:t>
      </w:r>
      <w:r w:rsidR="00CE02D5">
        <w:t>does</w:t>
      </w:r>
      <w:r w:rsidR="00D67982">
        <w:t xml:space="preserve"> not need to be </w:t>
      </w:r>
      <w:r w:rsidR="006F2144">
        <w:t xml:space="preserve">installed </w:t>
      </w:r>
      <w:r w:rsidR="00D67982">
        <w:t xml:space="preserve">and </w:t>
      </w:r>
      <w:r w:rsidR="008846AA">
        <w:t>is also</w:t>
      </w:r>
      <w:r w:rsidR="00D67982">
        <w:t xml:space="preserve"> </w:t>
      </w:r>
      <w:r w:rsidR="058BC7B2">
        <w:t>accessible</w:t>
      </w:r>
      <w:r w:rsidR="00D67982">
        <w:t xml:space="preserve"> </w:t>
      </w:r>
      <w:r w:rsidR="008846AA">
        <w:t>on</w:t>
      </w:r>
      <w:r w:rsidR="00D67982">
        <w:t xml:space="preserve"> </w:t>
      </w:r>
      <w:r w:rsidR="058BC7B2">
        <w:t xml:space="preserve">mobile </w:t>
      </w:r>
      <w:r w:rsidR="00D67982">
        <w:t xml:space="preserve">devices such as tablets and phones. </w:t>
      </w:r>
      <w:r>
        <w:t xml:space="preserve">It </w:t>
      </w:r>
      <w:r w:rsidR="008846AA">
        <w:t>is</w:t>
      </w:r>
      <w:r>
        <w:t xml:space="preserve"> scalable, modular and user friendly. The web application provide</w:t>
      </w:r>
      <w:r w:rsidR="008846AA">
        <w:t>s</w:t>
      </w:r>
      <w:r>
        <w:t xml:space="preserve"> an interface that maintain</w:t>
      </w:r>
      <w:r w:rsidR="008846AA">
        <w:t xml:space="preserve">s the </w:t>
      </w:r>
      <w:r>
        <w:t xml:space="preserve">location </w:t>
      </w:r>
      <w:r w:rsidR="008846AA">
        <w:t xml:space="preserve">of devices </w:t>
      </w:r>
      <w:r>
        <w:t>within a building, which can be expanded upon in the future.</w:t>
      </w:r>
    </w:p>
    <w:p w14:paraId="3EAF468C" w14:textId="77777777" w:rsidR="00672A7F" w:rsidRDefault="00672A7F"/>
    <w:p w14:paraId="51FF582D" w14:textId="1A92F4D0" w:rsidR="00672A7F" w:rsidRDefault="00D73683" w:rsidP="00991E0F">
      <w:pPr>
        <w:pStyle w:val="Heading2"/>
      </w:pPr>
      <w:bookmarkStart w:id="12" w:name="_Toc444632329"/>
      <w:bookmarkStart w:id="13" w:name="_Toc449949265"/>
      <w:r>
        <w:t>4. Development Methodology</w:t>
      </w:r>
      <w:bookmarkEnd w:id="12"/>
      <w:bookmarkEnd w:id="13"/>
    </w:p>
    <w:p w14:paraId="0F3C137B" w14:textId="278668C6" w:rsidR="00672A7F" w:rsidRDefault="603AFCA0" w:rsidP="603AFCA0">
      <w:r>
        <w:t xml:space="preserve">Our team </w:t>
      </w:r>
      <w:r w:rsidR="00547E09">
        <w:t>used</w:t>
      </w:r>
      <w:r>
        <w:t xml:space="preserve"> an iterative process for this project</w:t>
      </w:r>
      <w:r w:rsidR="0045485A">
        <w:t>,</w:t>
      </w:r>
      <w:r>
        <w:t xml:space="preserve"> having three iterations to complete the </w:t>
      </w:r>
      <w:r w:rsidR="00547E09">
        <w:t xml:space="preserve">main requirements of the </w:t>
      </w:r>
      <w:r>
        <w:t xml:space="preserve">project. Each iteration </w:t>
      </w:r>
      <w:r w:rsidR="00547E09">
        <w:t>wa</w:t>
      </w:r>
      <w:r>
        <w:t>s composed of a review of requirements</w:t>
      </w:r>
      <w:r w:rsidR="00387128">
        <w:t xml:space="preserve"> given by our sponsors</w:t>
      </w:r>
      <w:r>
        <w:t xml:space="preserve">, design, implementation and testing. </w:t>
      </w:r>
      <w:r w:rsidR="00547E09">
        <w:t>The</w:t>
      </w:r>
      <w:r>
        <w:t xml:space="preserve"> duration of each iteration </w:t>
      </w:r>
      <w:r w:rsidR="00547E09">
        <w:t>was</w:t>
      </w:r>
      <w:r>
        <w:t xml:space="preserve"> </w:t>
      </w:r>
      <w:r w:rsidR="00547E09">
        <w:t>approximately three</w:t>
      </w:r>
      <w:r>
        <w:t xml:space="preserve"> weeks. </w:t>
      </w:r>
      <w:r w:rsidR="00547E09">
        <w:t xml:space="preserve">In each iteration, we implemented </w:t>
      </w:r>
      <w:r w:rsidR="006358E5">
        <w:t xml:space="preserve">both acceptance and unit tests </w:t>
      </w:r>
      <w:r w:rsidR="00547E09">
        <w:t>immediately after implementation. At the end of each iteration, we showed</w:t>
      </w:r>
      <w:r w:rsidR="006358E5">
        <w:t xml:space="preserve"> a demo of the application </w:t>
      </w:r>
      <w:r w:rsidR="00547E09">
        <w:t xml:space="preserve">and our progress </w:t>
      </w:r>
      <w:r w:rsidR="006358E5">
        <w:t>to our sponsors</w:t>
      </w:r>
      <w:r>
        <w:t xml:space="preserve">. We </w:t>
      </w:r>
      <w:r w:rsidR="00547E09">
        <w:t>had</w:t>
      </w:r>
      <w:r>
        <w:t xml:space="preserve"> bi-weekly meetings with our sponsors to ensure that </w:t>
      </w:r>
      <w:r w:rsidR="00547E09">
        <w:t>everyone we</w:t>
      </w:r>
      <w:r>
        <w:t xml:space="preserve">re on the same page throughout the development process and to ensure that we are making </w:t>
      </w:r>
      <w:r w:rsidR="00987F7C">
        <w:t>proper</w:t>
      </w:r>
      <w:r>
        <w:t xml:space="preserve"> use of time</w:t>
      </w:r>
      <w:r w:rsidR="00F05898">
        <w:t>.</w:t>
      </w:r>
    </w:p>
    <w:p w14:paraId="5F278B7C" w14:textId="62E4C92E" w:rsidR="00672A7F" w:rsidRDefault="00672A7F" w:rsidP="603AFCA0"/>
    <w:p w14:paraId="554D0C24" w14:textId="5E40E42A" w:rsidR="00672A7F" w:rsidRDefault="00D73683" w:rsidP="00991E0F">
      <w:pPr>
        <w:pStyle w:val="Heading2"/>
      </w:pPr>
      <w:bookmarkStart w:id="14" w:name="_Toc444632330"/>
      <w:bookmarkStart w:id="15" w:name="_Toc449949266"/>
      <w:r>
        <w:t>5. Challenges</w:t>
      </w:r>
      <w:bookmarkEnd w:id="14"/>
      <w:bookmarkEnd w:id="15"/>
    </w:p>
    <w:p w14:paraId="03CA494A" w14:textId="47AACAA8" w:rsidR="00347CC7" w:rsidRPr="003B18F7" w:rsidRDefault="003B18F7">
      <w:pPr>
        <w:rPr>
          <w:b/>
        </w:rPr>
      </w:pPr>
      <w:r w:rsidRPr="003B18F7">
        <w:rPr>
          <w:b/>
        </w:rPr>
        <w:t>Technology</w:t>
      </w:r>
    </w:p>
    <w:p w14:paraId="3E3D1065" w14:textId="77777777" w:rsidR="008E548C" w:rsidRPr="009F26C6" w:rsidRDefault="008E548C">
      <w:pPr>
        <w:rPr>
          <w:b/>
        </w:rPr>
      </w:pPr>
    </w:p>
    <w:p w14:paraId="6B14D13C" w14:textId="7349D80B" w:rsidR="00672A7F" w:rsidRDefault="006A492C">
      <w:r>
        <w:t>Initially o</w:t>
      </w:r>
      <w:r w:rsidR="603AFCA0">
        <w:t>ur</w:t>
      </w:r>
      <w:r w:rsidR="00D73683">
        <w:t xml:space="preserve"> tea</w:t>
      </w:r>
      <w:r w:rsidR="003B18F7">
        <w:t xml:space="preserve">m </w:t>
      </w:r>
      <w:r w:rsidR="008E548C">
        <w:t>had</w:t>
      </w:r>
      <w:r w:rsidR="003B18F7">
        <w:t xml:space="preserve"> to learn to implement front </w:t>
      </w:r>
      <w:r w:rsidR="00D73683">
        <w:t xml:space="preserve">end technologies </w:t>
      </w:r>
      <w:r w:rsidR="008E548C">
        <w:t xml:space="preserve">that were new to us, </w:t>
      </w:r>
      <w:r w:rsidR="00D73683">
        <w:t>in order to develop the web application</w:t>
      </w:r>
      <w:r w:rsidR="008E548C">
        <w:t>. We</w:t>
      </w:r>
      <w:r w:rsidR="00453666">
        <w:t xml:space="preserve"> were able to </w:t>
      </w:r>
      <w:r w:rsidR="008E548C">
        <w:t xml:space="preserve">overcome this by following many tutorials. Later in the project, we were having trouble saving </w:t>
      </w:r>
      <w:r w:rsidR="00441ED0">
        <w:t>blueprints to the back-end and saving layout</w:t>
      </w:r>
      <w:r w:rsidR="002216E9">
        <w:t>s</w:t>
      </w:r>
      <w:r w:rsidR="00441ED0">
        <w:t xml:space="preserve"> as a PDF.</w:t>
      </w:r>
    </w:p>
    <w:p w14:paraId="36A9CF0A" w14:textId="0EDACFF0" w:rsidR="008E548C" w:rsidRDefault="008E548C"/>
    <w:p w14:paraId="3D0F4BC6" w14:textId="77777777" w:rsidR="00441ED0" w:rsidRDefault="00441ED0"/>
    <w:p w14:paraId="03B995C9" w14:textId="77777777" w:rsidR="002D1A9D" w:rsidRDefault="002D1A9D">
      <w:pPr>
        <w:rPr>
          <w:b/>
        </w:rPr>
      </w:pPr>
      <w:r>
        <w:rPr>
          <w:b/>
        </w:rPr>
        <w:t>Testing Framework</w:t>
      </w:r>
    </w:p>
    <w:p w14:paraId="2C1F2666" w14:textId="77777777" w:rsidR="002D1A9D" w:rsidRDefault="002D1A9D">
      <w:pPr>
        <w:rPr>
          <w:b/>
        </w:rPr>
      </w:pPr>
    </w:p>
    <w:p w14:paraId="2CC6DEE7" w14:textId="131253A8" w:rsidR="002D1A9D" w:rsidRDefault="00807BE2">
      <w:r>
        <w:t xml:space="preserve">Due to the nature of some </w:t>
      </w:r>
      <w:r w:rsidR="00A45001">
        <w:t>libraries such as Leaflet,</w:t>
      </w:r>
      <w:r>
        <w:t xml:space="preserve"> it </w:t>
      </w:r>
      <w:r w:rsidR="00A45001">
        <w:t>is</w:t>
      </w:r>
      <w:r>
        <w:t xml:space="preserve"> difficult to </w:t>
      </w:r>
      <w:r w:rsidR="00A45001">
        <w:t xml:space="preserve">perform unit </w:t>
      </w:r>
      <w:r>
        <w:t>test</w:t>
      </w:r>
      <w:r w:rsidR="00A45001">
        <w:t>ing on</w:t>
      </w:r>
      <w:r>
        <w:t xml:space="preserve"> the front end effectively. </w:t>
      </w:r>
      <w:r w:rsidR="00A45001">
        <w:t xml:space="preserve">We decided on using the </w:t>
      </w:r>
      <w:r>
        <w:t>QUnit testing framework</w:t>
      </w:r>
      <w:r w:rsidR="00A45001">
        <w:t xml:space="preserve"> initially, but the Leaflet </w:t>
      </w:r>
      <w:r w:rsidR="00A45001">
        <w:lastRenderedPageBreak/>
        <w:t>library was not cooperating with QUnit</w:t>
      </w:r>
      <w:r>
        <w:t xml:space="preserve">. </w:t>
      </w:r>
      <w:r w:rsidR="00A45001">
        <w:t>In order to overcome this issue, w</w:t>
      </w:r>
      <w:r>
        <w:t xml:space="preserve">e </w:t>
      </w:r>
      <w:r w:rsidR="00A45001">
        <w:t xml:space="preserve">depend on </w:t>
      </w:r>
      <w:r w:rsidR="00B56263">
        <w:t xml:space="preserve">extensive </w:t>
      </w:r>
      <w:r>
        <w:t xml:space="preserve">black box </w:t>
      </w:r>
      <w:r w:rsidR="00B56263">
        <w:t xml:space="preserve">and acceptance </w:t>
      </w:r>
      <w:r>
        <w:t>tests</w:t>
      </w:r>
      <w:r w:rsidR="00B56263">
        <w:t>.</w:t>
      </w:r>
    </w:p>
    <w:p w14:paraId="32ED4AB7" w14:textId="6552D9CD" w:rsidR="00672A7F" w:rsidRPr="00347CC7" w:rsidRDefault="00672A7F">
      <w:pPr>
        <w:rPr>
          <w:b/>
        </w:rPr>
      </w:pPr>
    </w:p>
    <w:p w14:paraId="049F776F" w14:textId="77777777" w:rsidR="00CF3F47" w:rsidRPr="00347CC7" w:rsidRDefault="00CF3F47">
      <w:pPr>
        <w:rPr>
          <w:b/>
        </w:rPr>
      </w:pPr>
    </w:p>
    <w:p w14:paraId="54581A02" w14:textId="77777777" w:rsidR="00672A7F" w:rsidRDefault="00347CC7">
      <w:pPr>
        <w:rPr>
          <w:b/>
        </w:rPr>
      </w:pPr>
      <w:r>
        <w:rPr>
          <w:b/>
        </w:rPr>
        <w:t>Legal Issues</w:t>
      </w:r>
    </w:p>
    <w:p w14:paraId="52EA9C29" w14:textId="77777777" w:rsidR="00347CC7" w:rsidRPr="00347CC7" w:rsidRDefault="00347CC7">
      <w:pPr>
        <w:rPr>
          <w:b/>
        </w:rPr>
      </w:pPr>
    </w:p>
    <w:p w14:paraId="2B2A3660" w14:textId="17C4913E" w:rsidR="00672A7F" w:rsidRDefault="00D73683">
      <w:r>
        <w:t xml:space="preserve">We </w:t>
      </w:r>
      <w:r w:rsidR="00B56263">
        <w:t>mad</w:t>
      </w:r>
      <w:r>
        <w:t xml:space="preserve">e sure that any external libraries or technologies we use in the development of the system complies with the terms of use set by the respective organizations. </w:t>
      </w:r>
    </w:p>
    <w:p w14:paraId="790C3E78" w14:textId="77777777" w:rsidR="001A064B" w:rsidRDefault="001A064B"/>
    <w:p w14:paraId="65C5882A" w14:textId="05956500" w:rsidR="001A064B" w:rsidRDefault="001A064B" w:rsidP="001A064B">
      <w:pPr>
        <w:pStyle w:val="Heading1"/>
        <w:rPr>
          <w:b/>
        </w:rPr>
      </w:pPr>
      <w:bookmarkStart w:id="16" w:name="_Toc444632331"/>
      <w:bookmarkStart w:id="17" w:name="_Toc449949267"/>
      <w:r>
        <w:rPr>
          <w:b/>
        </w:rPr>
        <w:t>Resources Needed</w:t>
      </w:r>
      <w:bookmarkEnd w:id="16"/>
      <w:bookmarkEnd w:id="17"/>
    </w:p>
    <w:p w14:paraId="4F505424" w14:textId="0C15114E" w:rsidR="0034064D" w:rsidRPr="0034064D" w:rsidRDefault="0034064D" w:rsidP="0034064D">
      <w:r w:rsidRPr="0034064D">
        <w:rPr>
          <w:i/>
        </w:rPr>
        <w:t>Author(s):</w:t>
      </w:r>
      <w:r>
        <w:rPr>
          <w:i/>
        </w:rPr>
        <w:t xml:space="preserve"> Cameron Lanier</w:t>
      </w:r>
    </w:p>
    <w:p w14:paraId="58ECA9E5" w14:textId="77777777" w:rsidR="0034064D" w:rsidRPr="0034064D" w:rsidRDefault="0034064D" w:rsidP="0034064D"/>
    <w:p w14:paraId="660595C9" w14:textId="77777777" w:rsidR="00313F8D" w:rsidRDefault="008034F7">
      <w:pPr>
        <w:rPr>
          <w:b/>
        </w:rPr>
      </w:pPr>
      <w:r>
        <w:rPr>
          <w:b/>
        </w:rPr>
        <w:t>Software Needed</w:t>
      </w:r>
      <w:r w:rsidR="00313F8D">
        <w:rPr>
          <w:b/>
        </w:rPr>
        <w:t xml:space="preserve"> for Web Application</w:t>
      </w:r>
    </w:p>
    <w:p w14:paraId="6520D87A" w14:textId="77777777" w:rsidR="00CF3F47" w:rsidRDefault="00CF3F47">
      <w:pPr>
        <w:rPr>
          <w:b/>
        </w:rPr>
      </w:pPr>
    </w:p>
    <w:p w14:paraId="7F503AC0" w14:textId="3E05C43C" w:rsidR="00313F8D" w:rsidRDefault="603AFCA0">
      <w:r>
        <w:t>HTML 5 – To structure our web application</w:t>
      </w:r>
      <w:r w:rsidR="0B6BA1DD">
        <w:t>.</w:t>
      </w:r>
    </w:p>
    <w:p w14:paraId="43EAC5D2" w14:textId="2C0CF293" w:rsidR="00313F8D" w:rsidRDefault="603AFCA0">
      <w:r>
        <w:t>CSS 3 – To style our web application</w:t>
      </w:r>
      <w:r w:rsidR="0B6BA1DD">
        <w:t>.</w:t>
      </w:r>
    </w:p>
    <w:p w14:paraId="20B3DCB0" w14:textId="398D60EE" w:rsidR="00313F8D" w:rsidRDefault="00313F8D">
      <w:r>
        <w:t xml:space="preserve">JavaScript – </w:t>
      </w:r>
      <w:r w:rsidR="603AFCA0">
        <w:t>To add functionality</w:t>
      </w:r>
      <w:r>
        <w:t xml:space="preserve"> to our </w:t>
      </w:r>
      <w:r w:rsidR="603AFCA0">
        <w:t>web</w:t>
      </w:r>
      <w:r>
        <w:t xml:space="preserve"> application</w:t>
      </w:r>
      <w:r w:rsidR="0B6BA1DD">
        <w:t>.</w:t>
      </w:r>
    </w:p>
    <w:p w14:paraId="2F2605C9" w14:textId="706ABC10" w:rsidR="00313F8D" w:rsidRDefault="00313F8D">
      <w:r>
        <w:t xml:space="preserve">JQuery 1.12.0 – </w:t>
      </w:r>
      <w:r w:rsidR="603AFCA0">
        <w:t>To add</w:t>
      </w:r>
      <w:r>
        <w:t xml:space="preserve"> more </w:t>
      </w:r>
      <w:r w:rsidR="603AFCA0">
        <w:t>functionality, include</w:t>
      </w:r>
      <w:r>
        <w:t xml:space="preserve"> </w:t>
      </w:r>
      <w:r w:rsidR="005064B2">
        <w:t>event handling</w:t>
      </w:r>
      <w:r w:rsidR="603AFCA0">
        <w:t xml:space="preserve"> and </w:t>
      </w:r>
      <w:r w:rsidR="0B6BA1DD">
        <w:t>enable</w:t>
      </w:r>
      <w:r>
        <w:t xml:space="preserve"> AJAX calls to the </w:t>
      </w:r>
      <w:r w:rsidR="00CF7963">
        <w:t>Rest API</w:t>
      </w:r>
      <w:r w:rsidR="0B6BA1DD">
        <w:t xml:space="preserve"> in order</w:t>
      </w:r>
      <w:r w:rsidR="00CF7963">
        <w:t xml:space="preserve"> to send and receive data</w:t>
      </w:r>
      <w:r w:rsidR="0B6BA1DD">
        <w:t xml:space="preserve"> to/from the back-end</w:t>
      </w:r>
      <w:r w:rsidR="00CF7963">
        <w:t>.</w:t>
      </w:r>
    </w:p>
    <w:p w14:paraId="60B8AC2F" w14:textId="4FFA21C8" w:rsidR="00313F8D" w:rsidRDefault="00313F8D">
      <w:r>
        <w:t>Bootstrap 3.3.6</w:t>
      </w:r>
      <w:r w:rsidR="00CF7963">
        <w:t xml:space="preserve"> – Library to help develop and style responsive applications</w:t>
      </w:r>
      <w:r w:rsidR="0B6BA1DD">
        <w:t>.</w:t>
      </w:r>
    </w:p>
    <w:p w14:paraId="27B281CF" w14:textId="4AA74BD8" w:rsidR="00313F8D" w:rsidRDefault="00313F8D">
      <w:r>
        <w:t>Leaflet 0.7.7</w:t>
      </w:r>
      <w:r w:rsidR="00CF7963">
        <w:t xml:space="preserve"> – JavaScript </w:t>
      </w:r>
      <w:r w:rsidR="005064B2">
        <w:t>l</w:t>
      </w:r>
      <w:r w:rsidR="00CF7963">
        <w:t>ibrary to help create mobile-friendly interactive maps.</w:t>
      </w:r>
    </w:p>
    <w:p w14:paraId="2D2DB4CF" w14:textId="269B6D0C" w:rsidR="00DD6A3C" w:rsidRDefault="00DD6A3C">
      <w:r>
        <w:t xml:space="preserve">Spring Tool Suite – IDE built on </w:t>
      </w:r>
      <w:r w:rsidR="00F72EB9">
        <w:t>E</w:t>
      </w:r>
      <w:r>
        <w:t xml:space="preserve">clipse which </w:t>
      </w:r>
      <w:r w:rsidR="00F72EB9">
        <w:t>provides</w:t>
      </w:r>
      <w:r>
        <w:t xml:space="preserve"> different tools</w:t>
      </w:r>
      <w:r w:rsidR="005064B2">
        <w:t xml:space="preserve"> for development.</w:t>
      </w:r>
    </w:p>
    <w:p w14:paraId="65A0F3C4" w14:textId="021682B0" w:rsidR="00DD6A3C" w:rsidRDefault="00DD6A3C">
      <w:r>
        <w:t xml:space="preserve">JUnit – Testing </w:t>
      </w:r>
      <w:r w:rsidR="00F72EB9">
        <w:t>framework</w:t>
      </w:r>
      <w:r>
        <w:t xml:space="preserve"> used to test our Java </w:t>
      </w:r>
      <w:r w:rsidR="00F72EB9">
        <w:t>b</w:t>
      </w:r>
      <w:r>
        <w:t>ackend</w:t>
      </w:r>
      <w:r w:rsidR="00F72EB9">
        <w:t>.</w:t>
      </w:r>
    </w:p>
    <w:p w14:paraId="0AB270ED" w14:textId="75F129DE" w:rsidR="00DD6A3C" w:rsidRDefault="00DD6A3C">
      <w:r>
        <w:t xml:space="preserve">WebStorm – </w:t>
      </w:r>
      <w:r w:rsidR="00F72EB9">
        <w:t xml:space="preserve">JavaScript </w:t>
      </w:r>
      <w:r>
        <w:t xml:space="preserve">IDE used </w:t>
      </w:r>
      <w:r w:rsidR="00F72EB9">
        <w:t>for our development.</w:t>
      </w:r>
    </w:p>
    <w:p w14:paraId="062AA9E9" w14:textId="77777777" w:rsidR="00313F8D" w:rsidRDefault="00313F8D"/>
    <w:p w14:paraId="0EA5DF49" w14:textId="77777777" w:rsidR="00CF3F47" w:rsidRDefault="00CF3F47">
      <w:pPr>
        <w:rPr>
          <w:b/>
        </w:rPr>
      </w:pPr>
    </w:p>
    <w:p w14:paraId="791B792F" w14:textId="6DDA4E70" w:rsidR="007F122B" w:rsidRPr="00313F8D" w:rsidRDefault="00313F8D">
      <w:pPr>
        <w:rPr>
          <w:b/>
        </w:rPr>
      </w:pPr>
      <w:r>
        <w:rPr>
          <w:b/>
        </w:rPr>
        <w:t xml:space="preserve">Software Needed for </w:t>
      </w:r>
      <w:r w:rsidR="0B6BA1DD" w:rsidRPr="0B6BA1DD">
        <w:rPr>
          <w:b/>
          <w:bCs/>
        </w:rPr>
        <w:t>REST</w:t>
      </w:r>
      <w:r>
        <w:rPr>
          <w:b/>
        </w:rPr>
        <w:t xml:space="preserve"> API</w:t>
      </w:r>
    </w:p>
    <w:p w14:paraId="247EC4B5" w14:textId="77777777" w:rsidR="00CF3F47" w:rsidRPr="00313F8D" w:rsidRDefault="00CF3F47">
      <w:pPr>
        <w:rPr>
          <w:b/>
        </w:rPr>
      </w:pPr>
    </w:p>
    <w:p w14:paraId="2E04E6BA" w14:textId="02E100DC" w:rsidR="008034F7" w:rsidRDefault="00CF7963">
      <w:r>
        <w:t>Java</w:t>
      </w:r>
      <w:r w:rsidR="008034F7">
        <w:t xml:space="preserve"> </w:t>
      </w:r>
      <w:r>
        <w:t>JDK 1.8 or later</w:t>
      </w:r>
      <w:r w:rsidR="0B6BA1DD">
        <w:t xml:space="preserve"> - To</w:t>
      </w:r>
      <w:r>
        <w:t xml:space="preserve"> compile and run the Java </w:t>
      </w:r>
      <w:r w:rsidR="0B6BA1DD">
        <w:t>REST application.</w:t>
      </w:r>
    </w:p>
    <w:p w14:paraId="0D1441B8" w14:textId="499AE2AE" w:rsidR="00313F8D" w:rsidRDefault="00313F8D">
      <w:r>
        <w:t>Spring Boot 1.3.2</w:t>
      </w:r>
      <w:r w:rsidR="00CF7963">
        <w:t xml:space="preserve"> – </w:t>
      </w:r>
      <w:r w:rsidR="0B6BA1DD">
        <w:t>To</w:t>
      </w:r>
      <w:r w:rsidR="00CF7963">
        <w:t xml:space="preserve"> configure the REST API including dependencies</w:t>
      </w:r>
      <w:r w:rsidR="0B6BA1DD">
        <w:t>.</w:t>
      </w:r>
    </w:p>
    <w:p w14:paraId="5D29E2A5" w14:textId="02AC0C5F" w:rsidR="00313F8D" w:rsidRDefault="0B6BA1DD">
      <w:r>
        <w:t xml:space="preserve">Apache Tomcat – Webserver to run the Java REST application on. </w:t>
      </w:r>
    </w:p>
    <w:p w14:paraId="2AE8B3A0" w14:textId="77777777" w:rsidR="008034F7" w:rsidRPr="001A064B" w:rsidRDefault="008034F7"/>
    <w:p w14:paraId="3C3FD93E" w14:textId="709DA1DB" w:rsidR="001A064B" w:rsidRPr="001A064B" w:rsidRDefault="001A064B">
      <w:r w:rsidRPr="001A064B">
        <w:t>Development</w:t>
      </w:r>
      <w:r>
        <w:rPr>
          <w:b/>
        </w:rPr>
        <w:t xml:space="preserve"> </w:t>
      </w:r>
      <w:r>
        <w:t xml:space="preserve">machines </w:t>
      </w:r>
      <w:r w:rsidR="00DD6A3C">
        <w:t>have been obtained</w:t>
      </w:r>
      <w:r>
        <w:t xml:space="preserve"> for development and </w:t>
      </w:r>
      <w:r w:rsidR="00ED2BCC">
        <w:t>testing</w:t>
      </w:r>
      <w:r>
        <w:t xml:space="preserve"> of the </w:t>
      </w:r>
      <w:r w:rsidR="00ED2BCC">
        <w:t>application</w:t>
      </w:r>
      <w:r>
        <w:t xml:space="preserve">. A RHEL server </w:t>
      </w:r>
      <w:r w:rsidR="00ED2BCC">
        <w:t>is</w:t>
      </w:r>
      <w:r w:rsidR="00081A8F">
        <w:t xml:space="preserve"> used for hosting the </w:t>
      </w:r>
      <w:r w:rsidR="00ED2BCC">
        <w:t>entire</w:t>
      </w:r>
      <w:r>
        <w:t xml:space="preserve"> application. </w:t>
      </w:r>
    </w:p>
    <w:p w14:paraId="787DEA60" w14:textId="77777777" w:rsidR="00672A7F" w:rsidRDefault="00672A7F"/>
    <w:p w14:paraId="11955053" w14:textId="3E12A044" w:rsidR="00672A7F" w:rsidRDefault="00144D7D" w:rsidP="001A064B">
      <w:pPr>
        <w:pStyle w:val="Heading1"/>
        <w:rPr>
          <w:b/>
        </w:rPr>
      </w:pPr>
      <w:bookmarkStart w:id="18" w:name="_Toc444632332"/>
      <w:bookmarkStart w:id="19" w:name="_Toc449949268"/>
      <w:r>
        <w:rPr>
          <w:b/>
        </w:rPr>
        <w:t xml:space="preserve">System </w:t>
      </w:r>
      <w:r w:rsidR="00D73683">
        <w:rPr>
          <w:b/>
        </w:rPr>
        <w:t>Requirements</w:t>
      </w:r>
      <w:bookmarkEnd w:id="18"/>
      <w:bookmarkEnd w:id="19"/>
    </w:p>
    <w:p w14:paraId="639DDBCB" w14:textId="406C2168" w:rsidR="0034064D" w:rsidRPr="0034064D" w:rsidRDefault="0034064D" w:rsidP="0034064D">
      <w:r w:rsidRPr="0034064D">
        <w:rPr>
          <w:i/>
        </w:rPr>
        <w:t>Author(s):</w:t>
      </w:r>
      <w:r>
        <w:rPr>
          <w:i/>
        </w:rPr>
        <w:t xml:space="preserve"> Cameron Lanier, Harsh Singh, Balaji Sundaram, Qiufeng Yu </w:t>
      </w:r>
    </w:p>
    <w:p w14:paraId="283745EA" w14:textId="77777777" w:rsidR="00672A7F" w:rsidRDefault="00672A7F"/>
    <w:p w14:paraId="6B81D99A" w14:textId="4F815236" w:rsidR="00672A7F" w:rsidRDefault="00D73683">
      <w:r>
        <w:lastRenderedPageBreak/>
        <w:t>The Building</w:t>
      </w:r>
      <w:r w:rsidR="00602EDD">
        <w:t>/</w:t>
      </w:r>
      <w:r>
        <w:t>Location Equipment Map allow</w:t>
      </w:r>
      <w:r w:rsidR="00602EDD">
        <w:t>s</w:t>
      </w:r>
      <w:r>
        <w:t xml:space="preserve"> users to see all the network equipment in a building in a graphical </w:t>
      </w:r>
      <w:r w:rsidR="003F62C8">
        <w:t>manner</w:t>
      </w:r>
      <w:r>
        <w:t xml:space="preserve">. Using the application, users can easily view each floor and the status of networking equipment located in their respective locations. Users </w:t>
      </w:r>
      <w:r w:rsidR="00973B2A">
        <w:t xml:space="preserve">can upload and switch </w:t>
      </w:r>
      <w:r w:rsidR="00602EDD">
        <w:t xml:space="preserve">between </w:t>
      </w:r>
      <w:r w:rsidR="00973B2A">
        <w:t xml:space="preserve">blueprints of </w:t>
      </w:r>
      <w:r w:rsidR="00602EDD">
        <w:t xml:space="preserve">the different floors of </w:t>
      </w:r>
      <w:r w:rsidR="00973B2A">
        <w:t>buildings</w:t>
      </w:r>
      <w:r w:rsidR="00BD065A">
        <w:t xml:space="preserve">. </w:t>
      </w:r>
      <w:r w:rsidR="00602EDD">
        <w:t xml:space="preserve">They can </w:t>
      </w:r>
      <w:r>
        <w:t>place or remove device icons on different floors</w:t>
      </w:r>
      <w:r w:rsidR="00602EDD">
        <w:t>, creating</w:t>
      </w:r>
      <w:r w:rsidR="00BD065A">
        <w:t xml:space="preserve"> </w:t>
      </w:r>
      <w:r w:rsidR="002521C8">
        <w:t>layouts</w:t>
      </w:r>
      <w:r w:rsidR="00602EDD" w:rsidRPr="00602EDD">
        <w:t xml:space="preserve">. </w:t>
      </w:r>
      <w:r w:rsidR="005E728B">
        <w:t>The</w:t>
      </w:r>
      <w:r w:rsidR="00602EDD">
        <w:t>se</w:t>
      </w:r>
      <w:r w:rsidR="005E728B">
        <w:t xml:space="preserve"> layouts </w:t>
      </w:r>
      <w:r w:rsidR="00602EDD">
        <w:t>can</w:t>
      </w:r>
      <w:r w:rsidR="005E728B">
        <w:t xml:space="preserve"> be printed</w:t>
      </w:r>
      <w:r w:rsidR="00602EDD">
        <w:t>, retaining the position of the devices</w:t>
      </w:r>
      <w:r w:rsidR="1C8D4F36">
        <w:t>.</w:t>
      </w:r>
      <w:r w:rsidR="005E728B">
        <w:t xml:space="preserve"> </w:t>
      </w:r>
      <w:r w:rsidR="0085547B">
        <w:t xml:space="preserve">Different modes of operation </w:t>
      </w:r>
      <w:r w:rsidR="00357E0F">
        <w:t>ensure that</w:t>
      </w:r>
      <w:r w:rsidR="0085547B">
        <w:t xml:space="preserve"> </w:t>
      </w:r>
      <w:r w:rsidR="00E17EA4">
        <w:t xml:space="preserve">the user has the ability to either edit or view changes. </w:t>
      </w:r>
    </w:p>
    <w:p w14:paraId="6F85E09A" w14:textId="77777777" w:rsidR="00672A7F" w:rsidRDefault="00672A7F"/>
    <w:p w14:paraId="591B621E" w14:textId="1F009E33" w:rsidR="00376C82" w:rsidRDefault="00D73683" w:rsidP="00875850">
      <w:pPr>
        <w:pStyle w:val="Heading2"/>
      </w:pPr>
      <w:bookmarkStart w:id="20" w:name="_Toc444632333"/>
      <w:bookmarkStart w:id="21" w:name="_Toc449949269"/>
      <w:r w:rsidRPr="00144D7D">
        <w:t>Functional Requirements</w:t>
      </w:r>
      <w:bookmarkEnd w:id="20"/>
      <w:bookmarkEnd w:id="21"/>
    </w:p>
    <w:p w14:paraId="0A900C11" w14:textId="77777777" w:rsidR="00DB5781" w:rsidRDefault="00DB5781" w:rsidP="00376C82">
      <w:r w:rsidRPr="001F47F2">
        <w:rPr>
          <w:b/>
        </w:rPr>
        <w:t>Terminology</w:t>
      </w:r>
      <w:r w:rsidRPr="1C8D4F36">
        <w:rPr>
          <w:sz w:val="24"/>
          <w:szCs w:val="24"/>
        </w:rPr>
        <w:t>:</w:t>
      </w:r>
    </w:p>
    <w:p w14:paraId="4C0A7B50" w14:textId="788DA0E6" w:rsidR="00376C82" w:rsidRDefault="00376C82" w:rsidP="00376C82">
      <w:r>
        <w:t>A blueprint is the image file of the actual</w:t>
      </w:r>
      <w:r w:rsidR="00DB5781">
        <w:t xml:space="preserve"> floor </w:t>
      </w:r>
      <w:r w:rsidR="00364F41">
        <w:t xml:space="preserve">plan </w:t>
      </w:r>
      <w:r w:rsidR="00DB5781">
        <w:t>of a building.</w:t>
      </w:r>
    </w:p>
    <w:p w14:paraId="492985D4" w14:textId="76CE31AC" w:rsidR="00DB5781" w:rsidRPr="00376C82" w:rsidRDefault="00DB5781" w:rsidP="00376C82">
      <w:r>
        <w:t xml:space="preserve">A layout includes the </w:t>
      </w:r>
      <w:r w:rsidR="00875850">
        <w:t>network</w:t>
      </w:r>
      <w:r>
        <w:t xml:space="preserve"> devices placed on the blueprint.</w:t>
      </w:r>
    </w:p>
    <w:p w14:paraId="0D2EAEB1" w14:textId="1C873AD1" w:rsidR="007856D7" w:rsidRDefault="007856D7" w:rsidP="00376C82">
      <w:r>
        <w:t xml:space="preserve">A </w:t>
      </w:r>
      <w:r w:rsidR="00875850">
        <w:t>b</w:t>
      </w:r>
      <w:r>
        <w:t xml:space="preserve">uilding is composed of </w:t>
      </w:r>
      <w:r w:rsidR="00875850">
        <w:t>f</w:t>
      </w:r>
      <w:r>
        <w:t xml:space="preserve">loors </w:t>
      </w:r>
      <w:r w:rsidR="00896C1A">
        <w:t xml:space="preserve">that </w:t>
      </w:r>
      <w:r w:rsidR="00875850">
        <w:t xml:space="preserve">each have an associated </w:t>
      </w:r>
      <w:r w:rsidR="00896C1A">
        <w:t>l</w:t>
      </w:r>
      <w:r w:rsidR="00875850">
        <w:t>ayout</w:t>
      </w:r>
      <w:r>
        <w:t>.</w:t>
      </w:r>
    </w:p>
    <w:p w14:paraId="60A84A9D" w14:textId="5FA30423" w:rsidR="00914557" w:rsidRDefault="00914557" w:rsidP="00376C82"/>
    <w:p w14:paraId="4935DBAA" w14:textId="0EB7B498" w:rsidR="00914557" w:rsidRDefault="00E43AFF" w:rsidP="00376C82">
      <w:r>
        <w:t>Device</w:t>
      </w:r>
      <w:r w:rsidR="008076AC">
        <w:t xml:space="preserve"> “fields” </w:t>
      </w:r>
      <w:r w:rsidR="00914557">
        <w:t>refer to:</w:t>
      </w:r>
    </w:p>
    <w:p w14:paraId="546DF45B" w14:textId="0AE819BA" w:rsidR="00177394" w:rsidRDefault="00177394" w:rsidP="00376C82">
      <w:r>
        <w:t xml:space="preserve">Name, IP Address, Subnet, </w:t>
      </w:r>
      <w:r w:rsidR="0028540B">
        <w:t>Device Type, Version, Serial Number</w:t>
      </w:r>
      <w:r w:rsidR="002D2E7F">
        <w:t>,</w:t>
      </w:r>
      <w:r w:rsidR="008076AC">
        <w:t xml:space="preserve"> Status, Release</w:t>
      </w:r>
      <w:r w:rsidR="00875850">
        <w:t>.</w:t>
      </w:r>
    </w:p>
    <w:p w14:paraId="58FFE0B8" w14:textId="77777777" w:rsidR="00672A7F" w:rsidRDefault="00672A7F"/>
    <w:p w14:paraId="62B200E8" w14:textId="4652B618" w:rsidR="00144D7D" w:rsidRPr="00ED700B" w:rsidRDefault="00144D7D">
      <w:pPr>
        <w:rPr>
          <w:b/>
        </w:rPr>
      </w:pPr>
      <w:r>
        <w:rPr>
          <w:b/>
        </w:rPr>
        <w:t>1.</w:t>
      </w:r>
      <w:r w:rsidR="00D73683">
        <w:rPr>
          <w:b/>
        </w:rPr>
        <w:t xml:space="preserve"> Blueprint File Management</w:t>
      </w:r>
    </w:p>
    <w:p w14:paraId="61D9B9FE" w14:textId="7E8F851C" w:rsidR="00672A7F" w:rsidRDefault="00144D7D">
      <w:r>
        <w:rPr>
          <w:b/>
        </w:rPr>
        <w:tab/>
        <w:t>1.1</w:t>
      </w:r>
      <w:r w:rsidR="00D73683">
        <w:rPr>
          <w:b/>
        </w:rPr>
        <w:t xml:space="preserve"> </w:t>
      </w:r>
      <w:r w:rsidR="001F495A">
        <w:t>The system allow</w:t>
      </w:r>
      <w:r w:rsidR="00ED700B">
        <w:t>s</w:t>
      </w:r>
      <w:r w:rsidR="001F495A">
        <w:t xml:space="preserve"> </w:t>
      </w:r>
      <w:r w:rsidR="00ED700B">
        <w:t>a</w:t>
      </w:r>
      <w:r w:rsidR="001F495A">
        <w:t xml:space="preserve"> user </w:t>
      </w:r>
      <w:r w:rsidR="00D73683">
        <w:t>to upload a</w:t>
      </w:r>
      <w:r w:rsidR="001F495A">
        <w:t xml:space="preserve"> blueprint of a </w:t>
      </w:r>
      <w:r w:rsidR="00C11476">
        <w:t xml:space="preserve">building </w:t>
      </w:r>
      <w:r w:rsidR="00316838">
        <w:t xml:space="preserve">for </w:t>
      </w:r>
      <w:r w:rsidR="00ED700B">
        <w:t>editing</w:t>
      </w:r>
      <w:r w:rsidR="001F495A">
        <w:t>.</w:t>
      </w:r>
    </w:p>
    <w:p w14:paraId="78C12CD2" w14:textId="567FE84F" w:rsidR="00672A7F" w:rsidRDefault="00144D7D">
      <w:pPr>
        <w:ind w:firstLine="720"/>
      </w:pPr>
      <w:r>
        <w:rPr>
          <w:b/>
        </w:rPr>
        <w:t>1.2</w:t>
      </w:r>
      <w:r w:rsidR="00D73683">
        <w:rPr>
          <w:b/>
        </w:rPr>
        <w:t xml:space="preserve"> </w:t>
      </w:r>
      <w:r w:rsidR="00C11476">
        <w:t>The system allow</w:t>
      </w:r>
      <w:r w:rsidR="00ED700B">
        <w:t>s</w:t>
      </w:r>
      <w:r w:rsidR="00C11476">
        <w:t xml:space="preserve"> the user</w:t>
      </w:r>
      <w:r w:rsidR="00316838">
        <w:t xml:space="preserve"> to view a list of uploaded </w:t>
      </w:r>
      <w:r w:rsidR="00D73683">
        <w:t>blueprints.</w:t>
      </w:r>
    </w:p>
    <w:p w14:paraId="25E1758B" w14:textId="5149D1D8" w:rsidR="00672A7F" w:rsidRDefault="00144D7D">
      <w:pPr>
        <w:ind w:firstLine="720"/>
      </w:pPr>
      <w:r>
        <w:rPr>
          <w:b/>
        </w:rPr>
        <w:t xml:space="preserve">1.3 </w:t>
      </w:r>
      <w:r w:rsidR="00C11476">
        <w:t>The system allow</w:t>
      </w:r>
      <w:r w:rsidR="00ED700B">
        <w:t>s</w:t>
      </w:r>
      <w:r w:rsidR="00C11476">
        <w:t xml:space="preserve"> the user </w:t>
      </w:r>
      <w:r w:rsidR="00896C1A">
        <w:t xml:space="preserve">open </w:t>
      </w:r>
      <w:r w:rsidR="00316838">
        <w:t xml:space="preserve">a </w:t>
      </w:r>
      <w:r w:rsidR="00ED700B">
        <w:t>blueprint</w:t>
      </w:r>
      <w:r w:rsidR="00D73683">
        <w:t>.</w:t>
      </w:r>
    </w:p>
    <w:p w14:paraId="556715B5" w14:textId="77777777" w:rsidR="00672A7F" w:rsidRDefault="00672A7F">
      <w:pPr>
        <w:ind w:firstLine="720"/>
      </w:pPr>
    </w:p>
    <w:p w14:paraId="3DF5991F" w14:textId="011D1274" w:rsidR="00144D7D" w:rsidRPr="00ED700B" w:rsidRDefault="00144D7D">
      <w:pPr>
        <w:rPr>
          <w:b/>
        </w:rPr>
      </w:pPr>
      <w:r>
        <w:rPr>
          <w:b/>
        </w:rPr>
        <w:t xml:space="preserve">2. </w:t>
      </w:r>
      <w:r w:rsidR="00D73683">
        <w:rPr>
          <w:b/>
        </w:rPr>
        <w:t>Creating a Network Map</w:t>
      </w:r>
    </w:p>
    <w:p w14:paraId="6F4747C8" w14:textId="209B7331" w:rsidR="004454DA" w:rsidRPr="004454DA" w:rsidRDefault="004454DA" w:rsidP="004454DA">
      <w:pPr>
        <w:rPr>
          <w:bCs/>
        </w:rPr>
      </w:pPr>
      <w:r w:rsidRPr="004454DA">
        <w:rPr>
          <w:bCs/>
        </w:rPr>
        <w:tab/>
      </w:r>
      <w:r w:rsidRPr="004454DA">
        <w:rPr>
          <w:b/>
        </w:rPr>
        <w:t>2.1</w:t>
      </w:r>
      <w:r w:rsidRPr="004454DA">
        <w:rPr>
          <w:bCs/>
        </w:rPr>
        <w:t xml:space="preserve"> The system allows the user to create and name a building</w:t>
      </w:r>
      <w:r>
        <w:rPr>
          <w:bCs/>
        </w:rPr>
        <w:t>.</w:t>
      </w:r>
    </w:p>
    <w:p w14:paraId="1C99A5BD" w14:textId="069EEB28" w:rsidR="004454DA" w:rsidRPr="004454DA" w:rsidRDefault="004454DA" w:rsidP="004454DA">
      <w:pPr>
        <w:ind w:left="720" w:firstLine="720"/>
        <w:rPr>
          <w:bCs/>
        </w:rPr>
      </w:pPr>
      <w:r w:rsidRPr="004454DA">
        <w:rPr>
          <w:b/>
        </w:rPr>
        <w:t>2.1.1</w:t>
      </w:r>
      <w:r w:rsidRPr="004454DA">
        <w:rPr>
          <w:bCs/>
        </w:rPr>
        <w:t xml:space="preserve"> The system allow</w:t>
      </w:r>
      <w:r>
        <w:rPr>
          <w:bCs/>
        </w:rPr>
        <w:t>s</w:t>
      </w:r>
      <w:r w:rsidRPr="004454DA">
        <w:rPr>
          <w:bCs/>
        </w:rPr>
        <w:t xml:space="preserve"> </w:t>
      </w:r>
      <w:r>
        <w:rPr>
          <w:bCs/>
        </w:rPr>
        <w:t xml:space="preserve">a </w:t>
      </w:r>
      <w:r w:rsidRPr="004454DA">
        <w:rPr>
          <w:bCs/>
        </w:rPr>
        <w:t>user to select the number of floors</w:t>
      </w:r>
      <w:r>
        <w:rPr>
          <w:bCs/>
        </w:rPr>
        <w:t>.</w:t>
      </w:r>
    </w:p>
    <w:p w14:paraId="1CC7731E" w14:textId="78B189BF" w:rsidR="004454DA" w:rsidRPr="004454DA" w:rsidRDefault="004454DA" w:rsidP="004454DA">
      <w:pPr>
        <w:ind w:left="720" w:firstLine="720"/>
        <w:rPr>
          <w:bCs/>
        </w:rPr>
      </w:pPr>
      <w:r w:rsidRPr="004454DA">
        <w:rPr>
          <w:b/>
        </w:rPr>
        <w:t>2.1.2</w:t>
      </w:r>
      <w:r w:rsidRPr="004454DA">
        <w:rPr>
          <w:bCs/>
        </w:rPr>
        <w:t xml:space="preserve"> The system allow</w:t>
      </w:r>
      <w:r>
        <w:rPr>
          <w:bCs/>
        </w:rPr>
        <w:t>s</w:t>
      </w:r>
      <w:r w:rsidRPr="004454DA">
        <w:rPr>
          <w:bCs/>
        </w:rPr>
        <w:t xml:space="preserve"> </w:t>
      </w:r>
      <w:r>
        <w:rPr>
          <w:bCs/>
        </w:rPr>
        <w:t xml:space="preserve">a </w:t>
      </w:r>
      <w:r w:rsidRPr="004454DA">
        <w:rPr>
          <w:bCs/>
        </w:rPr>
        <w:t>user to assign a blueprint to each floor</w:t>
      </w:r>
      <w:r>
        <w:rPr>
          <w:bCs/>
        </w:rPr>
        <w:t>.</w:t>
      </w:r>
    </w:p>
    <w:p w14:paraId="05969DEC" w14:textId="7EC9993A" w:rsidR="004454DA" w:rsidRDefault="004454DA">
      <w:r>
        <w:rPr>
          <w:b/>
        </w:rPr>
        <w:tab/>
        <w:t>2.2</w:t>
      </w:r>
      <w:r w:rsidR="00D73683">
        <w:t xml:space="preserve"> </w:t>
      </w:r>
      <w:r w:rsidR="00C11476">
        <w:t>The system allow</w:t>
      </w:r>
      <w:r w:rsidR="0030672D">
        <w:t>s</w:t>
      </w:r>
      <w:r w:rsidR="00C11476">
        <w:t xml:space="preserve"> t</w:t>
      </w:r>
      <w:r w:rsidR="00D73683">
        <w:t xml:space="preserve">he user to </w:t>
      </w:r>
      <w:r w:rsidR="00316838">
        <w:t xml:space="preserve">place devices on a </w:t>
      </w:r>
      <w:r w:rsidR="002A2840">
        <w:t>blueprint</w:t>
      </w:r>
      <w:r w:rsidR="00316838">
        <w:t>.</w:t>
      </w:r>
    </w:p>
    <w:p w14:paraId="24B3F403" w14:textId="202F4950" w:rsidR="00FF4F1D" w:rsidRDefault="00FF4F1D">
      <w:r>
        <w:tab/>
      </w:r>
      <w:r w:rsidR="004454DA">
        <w:rPr>
          <w:b/>
        </w:rPr>
        <w:t>2.3</w:t>
      </w:r>
      <w:r>
        <w:rPr>
          <w:b/>
        </w:rPr>
        <w:t xml:space="preserve"> </w:t>
      </w:r>
      <w:r>
        <w:t>The system allow</w:t>
      </w:r>
      <w:r w:rsidR="0030672D">
        <w:t>s</w:t>
      </w:r>
      <w:r>
        <w:t xml:space="preserve"> the user to </w:t>
      </w:r>
      <w:r w:rsidR="008A1DC7">
        <w:t>move devices on a blueprint.</w:t>
      </w:r>
      <w:r w:rsidR="00D73683">
        <w:t xml:space="preserve"> </w:t>
      </w:r>
    </w:p>
    <w:p w14:paraId="3A15785C" w14:textId="620A4BE6" w:rsidR="004074D9" w:rsidRDefault="00D73683" w:rsidP="004074D9">
      <w:pPr>
        <w:ind w:left="720" w:hanging="90"/>
      </w:pPr>
      <w:r>
        <w:tab/>
      </w:r>
      <w:r w:rsidR="00024363">
        <w:rPr>
          <w:b/>
        </w:rPr>
        <w:t>2.</w:t>
      </w:r>
      <w:r w:rsidR="004454DA">
        <w:rPr>
          <w:b/>
        </w:rPr>
        <w:t>4</w:t>
      </w:r>
      <w:r w:rsidR="001F495A">
        <w:rPr>
          <w:b/>
        </w:rPr>
        <w:t xml:space="preserve"> </w:t>
      </w:r>
      <w:r w:rsidR="00C11476">
        <w:t>The system allow</w:t>
      </w:r>
      <w:r w:rsidR="0030672D">
        <w:t>s</w:t>
      </w:r>
      <w:r w:rsidR="00C11476">
        <w:t xml:space="preserve"> the user</w:t>
      </w:r>
      <w:r>
        <w:t xml:space="preserve"> to </w:t>
      </w:r>
      <w:r w:rsidR="004454DA">
        <w:t>add/</w:t>
      </w:r>
      <w:r w:rsidR="00024363">
        <w:t>edit notes about device</w:t>
      </w:r>
      <w:r w:rsidR="004454DA">
        <w:t>s</w:t>
      </w:r>
      <w:r w:rsidR="00024363">
        <w:t>.</w:t>
      </w:r>
    </w:p>
    <w:p w14:paraId="72B6736F" w14:textId="09DA6376" w:rsidR="00CB5EBF" w:rsidRDefault="00024363" w:rsidP="00DC5D29">
      <w:pPr>
        <w:ind w:left="720"/>
      </w:pPr>
      <w:r>
        <w:rPr>
          <w:b/>
        </w:rPr>
        <w:t>2.</w:t>
      </w:r>
      <w:r w:rsidR="004454DA">
        <w:rPr>
          <w:b/>
        </w:rPr>
        <w:t>5</w:t>
      </w:r>
      <w:r w:rsidR="00862F25">
        <w:rPr>
          <w:b/>
        </w:rPr>
        <w:t xml:space="preserve"> </w:t>
      </w:r>
      <w:r w:rsidR="00862F25">
        <w:t>The system load</w:t>
      </w:r>
      <w:r w:rsidR="004454DA">
        <w:t>s</w:t>
      </w:r>
      <w:r w:rsidR="00CB5EBF">
        <w:t xml:space="preserve"> </w:t>
      </w:r>
      <w:r w:rsidR="00862F25">
        <w:t xml:space="preserve">the fields </w:t>
      </w:r>
      <w:r w:rsidR="00DC5D29">
        <w:t xml:space="preserve">of each </w:t>
      </w:r>
      <w:r w:rsidR="00E43AFF">
        <w:t>device</w:t>
      </w:r>
      <w:r w:rsidR="00DC5D29">
        <w:t xml:space="preserve"> </w:t>
      </w:r>
      <w:r w:rsidR="00862F25">
        <w:t xml:space="preserve">from </w:t>
      </w:r>
      <w:r w:rsidR="004454DA">
        <w:t>the device list file.</w:t>
      </w:r>
      <w:r w:rsidR="00DC5D29">
        <w:t xml:space="preserve"> </w:t>
      </w:r>
    </w:p>
    <w:p w14:paraId="35B951F8" w14:textId="77777777" w:rsidR="00672A7F" w:rsidRDefault="00672A7F">
      <w:pPr>
        <w:ind w:left="720"/>
      </w:pPr>
    </w:p>
    <w:p w14:paraId="538EFB5D" w14:textId="50C6FF1B" w:rsidR="00144D7D" w:rsidRPr="001F47F2" w:rsidRDefault="00144D7D">
      <w:pPr>
        <w:rPr>
          <w:b/>
        </w:rPr>
      </w:pPr>
      <w:r>
        <w:rPr>
          <w:b/>
        </w:rPr>
        <w:t>3.</w:t>
      </w:r>
      <w:r w:rsidR="00D73683">
        <w:rPr>
          <w:b/>
        </w:rPr>
        <w:t xml:space="preserve"> Viewing the Network Map</w:t>
      </w:r>
    </w:p>
    <w:p w14:paraId="2F4DF614" w14:textId="13C9AB4B" w:rsidR="00672A7F" w:rsidRDefault="00144D7D">
      <w:pPr>
        <w:ind w:left="720"/>
      </w:pPr>
      <w:r>
        <w:rPr>
          <w:b/>
        </w:rPr>
        <w:t>3.1</w:t>
      </w:r>
      <w:r w:rsidR="00D73683">
        <w:rPr>
          <w:b/>
        </w:rPr>
        <w:t xml:space="preserve"> </w:t>
      </w:r>
      <w:r w:rsidR="00862F25">
        <w:t>The system allow</w:t>
      </w:r>
      <w:r w:rsidR="001F47F2">
        <w:t>s</w:t>
      </w:r>
      <w:r w:rsidR="00862F25">
        <w:t xml:space="preserve"> </w:t>
      </w:r>
      <w:r w:rsidR="001F47F2">
        <w:t xml:space="preserve">a </w:t>
      </w:r>
      <w:r w:rsidR="00862F25">
        <w:t xml:space="preserve">user </w:t>
      </w:r>
      <w:r w:rsidR="001F47F2">
        <w:t xml:space="preserve">to </w:t>
      </w:r>
      <w:r w:rsidR="00D73683">
        <w:t xml:space="preserve">open a </w:t>
      </w:r>
      <w:r w:rsidR="001F47F2">
        <w:t>l</w:t>
      </w:r>
      <w:r w:rsidR="00E43AFF">
        <w:t>ayout</w:t>
      </w:r>
      <w:r w:rsidR="00D73683">
        <w:t>.</w:t>
      </w:r>
    </w:p>
    <w:p w14:paraId="0F29EF09" w14:textId="236686E2" w:rsidR="00930004" w:rsidRDefault="00930004">
      <w:pPr>
        <w:ind w:left="720"/>
      </w:pPr>
      <w:bookmarkStart w:id="22" w:name="_Toc444632334"/>
      <w:r>
        <w:rPr>
          <w:b/>
        </w:rPr>
        <w:t xml:space="preserve">3.2 </w:t>
      </w:r>
      <w:r>
        <w:t>The system allow</w:t>
      </w:r>
      <w:r w:rsidR="001F47F2">
        <w:t>s</w:t>
      </w:r>
      <w:r>
        <w:t xml:space="preserve"> </w:t>
      </w:r>
      <w:r w:rsidR="001F47F2">
        <w:t>a</w:t>
      </w:r>
      <w:r>
        <w:t xml:space="preserve"> user </w:t>
      </w:r>
      <w:r w:rsidR="00DD7653">
        <w:t>to view the status of devices on the map</w:t>
      </w:r>
      <w:r w:rsidR="00E43AFF">
        <w:t>.</w:t>
      </w:r>
    </w:p>
    <w:p w14:paraId="0B0D5EA2" w14:textId="52EE1B6C" w:rsidR="00E43AFF" w:rsidRDefault="00E43AFF">
      <w:pPr>
        <w:ind w:left="720"/>
      </w:pPr>
      <w:r>
        <w:rPr>
          <w:b/>
        </w:rPr>
        <w:t xml:space="preserve">3.3 </w:t>
      </w:r>
      <w:r>
        <w:t>The system allow</w:t>
      </w:r>
      <w:r w:rsidR="001F47F2">
        <w:t>s</w:t>
      </w:r>
      <w:r>
        <w:t xml:space="preserve"> </w:t>
      </w:r>
      <w:r w:rsidR="001F47F2">
        <w:t xml:space="preserve">a </w:t>
      </w:r>
      <w:r>
        <w:t>user to view all the fields of a device</w:t>
      </w:r>
    </w:p>
    <w:p w14:paraId="7C900C31" w14:textId="77777777" w:rsidR="00DD7653" w:rsidRDefault="00DD7653">
      <w:pPr>
        <w:ind w:left="720"/>
      </w:pPr>
    </w:p>
    <w:p w14:paraId="04A0D238" w14:textId="4DD09768" w:rsidR="00144D7D" w:rsidRPr="00383B2D" w:rsidRDefault="00144D7D" w:rsidP="001F47F2">
      <w:pPr>
        <w:pStyle w:val="Heading2"/>
        <w:rPr>
          <w:rFonts w:eastAsia="Times New Roman"/>
          <w:color w:val="auto"/>
          <w:sz w:val="24"/>
          <w:szCs w:val="24"/>
        </w:rPr>
      </w:pPr>
      <w:bookmarkStart w:id="23" w:name="_Toc449949270"/>
      <w:r w:rsidRPr="001F47F2">
        <w:rPr>
          <w:rFonts w:eastAsia="Times New Roman"/>
        </w:rPr>
        <w:t>Non Functional Requirements</w:t>
      </w:r>
      <w:bookmarkEnd w:id="22"/>
      <w:bookmarkEnd w:id="23"/>
    </w:p>
    <w:p w14:paraId="20A80EC7" w14:textId="7E45DCF3" w:rsidR="00144D7D" w:rsidRPr="001F47F2" w:rsidRDefault="00144D7D" w:rsidP="00144D7D">
      <w:pPr>
        <w:spacing w:line="240" w:lineRule="auto"/>
        <w:rPr>
          <w:rFonts w:eastAsia="Times New Roman"/>
          <w:b/>
        </w:rPr>
      </w:pPr>
      <w:r w:rsidRPr="001F47F2">
        <w:rPr>
          <w:rFonts w:eastAsia="Times New Roman"/>
          <w:b/>
        </w:rPr>
        <w:t xml:space="preserve">1. </w:t>
      </w:r>
      <w:r w:rsidR="00862F25" w:rsidRPr="001F47F2">
        <w:rPr>
          <w:rFonts w:eastAsia="Times New Roman"/>
          <w:b/>
        </w:rPr>
        <w:t>System Response</w:t>
      </w:r>
    </w:p>
    <w:p w14:paraId="6A4BBE4F" w14:textId="0DCD3ABB" w:rsidR="00144D7D" w:rsidRPr="00D21BD4" w:rsidRDefault="00144D7D" w:rsidP="00144D7D">
      <w:pPr>
        <w:spacing w:line="240" w:lineRule="auto"/>
        <w:rPr>
          <w:rFonts w:eastAsia="Times New Roman"/>
          <w:color w:val="auto"/>
          <w:sz w:val="24"/>
          <w:szCs w:val="24"/>
        </w:rPr>
      </w:pPr>
      <w:r w:rsidRPr="00D21BD4">
        <w:rPr>
          <w:rFonts w:eastAsia="Times New Roman"/>
          <w:b/>
          <w:bCs/>
        </w:rPr>
        <w:tab/>
      </w:r>
      <w:r w:rsidR="0079280E">
        <w:rPr>
          <w:rFonts w:eastAsia="Times New Roman"/>
          <w:b/>
          <w:bCs/>
        </w:rPr>
        <w:t xml:space="preserve">1.1 </w:t>
      </w:r>
      <w:r w:rsidR="00183022" w:rsidRPr="001F47F2">
        <w:rPr>
          <w:rFonts w:eastAsia="Times New Roman"/>
        </w:rPr>
        <w:t>The backend</w:t>
      </w:r>
      <w:r w:rsidR="00183022">
        <w:rPr>
          <w:rFonts w:eastAsia="Times New Roman"/>
        </w:rPr>
        <w:t xml:space="preserve"> </w:t>
      </w:r>
      <w:r w:rsidR="001F47F2">
        <w:rPr>
          <w:rFonts w:eastAsia="Times New Roman"/>
        </w:rPr>
        <w:t>queries</w:t>
      </w:r>
      <w:r w:rsidR="00183022" w:rsidRPr="001F47F2">
        <w:rPr>
          <w:rFonts w:eastAsia="Times New Roman"/>
        </w:rPr>
        <w:t xml:space="preserve"> the </w:t>
      </w:r>
      <w:r w:rsidR="00555BAF">
        <w:rPr>
          <w:rFonts w:eastAsia="Times New Roman"/>
        </w:rPr>
        <w:t xml:space="preserve">device </w:t>
      </w:r>
      <w:r w:rsidR="00183022" w:rsidRPr="001F47F2">
        <w:rPr>
          <w:rFonts w:eastAsia="Times New Roman"/>
        </w:rPr>
        <w:t>data file every 30 seconds.</w:t>
      </w:r>
    </w:p>
    <w:p w14:paraId="76D0CA9E" w14:textId="303F8E33" w:rsidR="00144D7D" w:rsidRPr="00D21BD4" w:rsidRDefault="00144D7D" w:rsidP="00112542">
      <w:pPr>
        <w:tabs>
          <w:tab w:val="left" w:pos="630"/>
        </w:tabs>
        <w:spacing w:line="240" w:lineRule="auto"/>
        <w:ind w:left="720" w:hanging="90"/>
        <w:rPr>
          <w:rFonts w:eastAsia="Times New Roman"/>
        </w:rPr>
      </w:pPr>
      <w:r w:rsidRPr="00D21BD4">
        <w:rPr>
          <w:rFonts w:eastAsia="Times New Roman"/>
        </w:rPr>
        <w:lastRenderedPageBreak/>
        <w:tab/>
      </w:r>
      <w:r w:rsidR="00862F25" w:rsidRPr="001F47F2">
        <w:rPr>
          <w:rFonts w:eastAsia="Times New Roman"/>
          <w:b/>
        </w:rPr>
        <w:t xml:space="preserve">1.2 </w:t>
      </w:r>
      <w:r w:rsidRPr="001F47F2">
        <w:rPr>
          <w:rFonts w:eastAsia="Times New Roman"/>
        </w:rPr>
        <w:t xml:space="preserve">The web application </w:t>
      </w:r>
      <w:r w:rsidR="00555BAF">
        <w:rPr>
          <w:rFonts w:eastAsia="Times New Roman"/>
        </w:rPr>
        <w:t>is</w:t>
      </w:r>
      <w:r>
        <w:rPr>
          <w:rFonts w:eastAsia="Times New Roman"/>
        </w:rPr>
        <w:t xml:space="preserve"> </w:t>
      </w:r>
      <w:r w:rsidRPr="001F47F2">
        <w:rPr>
          <w:rFonts w:eastAsia="Times New Roman"/>
        </w:rPr>
        <w:t xml:space="preserve">robust enough to handle </w:t>
      </w:r>
      <w:r w:rsidR="00555BAF">
        <w:rPr>
          <w:rFonts w:eastAsia="Times New Roman"/>
        </w:rPr>
        <w:t>3</w:t>
      </w:r>
      <w:r w:rsidR="00862F25" w:rsidRPr="001F47F2">
        <w:rPr>
          <w:rFonts w:eastAsia="Times New Roman"/>
        </w:rPr>
        <w:t xml:space="preserve">0 network devices </w:t>
      </w:r>
      <w:r w:rsidR="0079280E" w:rsidRPr="001F47F2">
        <w:rPr>
          <w:rFonts w:eastAsia="Times New Roman"/>
        </w:rPr>
        <w:t xml:space="preserve">on a single layout </w:t>
      </w:r>
      <w:r w:rsidRPr="001F47F2">
        <w:rPr>
          <w:rFonts w:eastAsia="Times New Roman"/>
        </w:rPr>
        <w:t xml:space="preserve">without </w:t>
      </w:r>
      <w:r w:rsidR="00555BAF">
        <w:rPr>
          <w:rFonts w:eastAsia="Times New Roman"/>
        </w:rPr>
        <w:t xml:space="preserve">a </w:t>
      </w:r>
      <w:r w:rsidRPr="001F47F2">
        <w:rPr>
          <w:rFonts w:eastAsia="Times New Roman"/>
        </w:rPr>
        <w:t xml:space="preserve">noticeable </w:t>
      </w:r>
      <w:r w:rsidR="00555BAF">
        <w:rPr>
          <w:rFonts w:eastAsia="Times New Roman"/>
        </w:rPr>
        <w:t>lag</w:t>
      </w:r>
      <w:r w:rsidR="00812743" w:rsidRPr="001F47F2">
        <w:rPr>
          <w:rFonts w:eastAsia="Times New Roman"/>
        </w:rPr>
        <w:t>.</w:t>
      </w:r>
    </w:p>
    <w:p w14:paraId="42F9FB25" w14:textId="77777777" w:rsidR="00144D7D" w:rsidRPr="00D21BD4" w:rsidRDefault="00144D7D" w:rsidP="00144D7D">
      <w:pPr>
        <w:spacing w:line="240" w:lineRule="auto"/>
        <w:rPr>
          <w:rFonts w:eastAsia="Times New Roman"/>
          <w:color w:val="auto"/>
          <w:sz w:val="24"/>
          <w:szCs w:val="24"/>
        </w:rPr>
      </w:pPr>
    </w:p>
    <w:p w14:paraId="6D592608" w14:textId="51DB8CB2" w:rsidR="00144D7D" w:rsidRPr="00D21BD4" w:rsidRDefault="00144D7D" w:rsidP="00144D7D">
      <w:pPr>
        <w:spacing w:line="240" w:lineRule="auto"/>
        <w:rPr>
          <w:rFonts w:eastAsia="Times New Roman"/>
          <w:color w:val="auto"/>
          <w:sz w:val="24"/>
          <w:szCs w:val="24"/>
        </w:rPr>
      </w:pPr>
      <w:r w:rsidRPr="001F47F2">
        <w:rPr>
          <w:rFonts w:eastAsia="Times New Roman"/>
          <w:b/>
        </w:rPr>
        <w:t xml:space="preserve">2. </w:t>
      </w:r>
      <w:r w:rsidR="0079280E" w:rsidRPr="001F47F2">
        <w:rPr>
          <w:rFonts w:eastAsia="Times New Roman"/>
          <w:b/>
        </w:rPr>
        <w:t>Representation</w:t>
      </w:r>
    </w:p>
    <w:p w14:paraId="4D6986AC" w14:textId="755A2275" w:rsidR="0079280E" w:rsidRDefault="00144D7D" w:rsidP="00144D7D">
      <w:pPr>
        <w:spacing w:line="240" w:lineRule="auto"/>
        <w:rPr>
          <w:rFonts w:eastAsia="Times New Roman"/>
        </w:rPr>
      </w:pPr>
      <w:r w:rsidRPr="00D21BD4">
        <w:rPr>
          <w:rFonts w:eastAsia="Times New Roman"/>
        </w:rPr>
        <w:tab/>
      </w:r>
      <w:r w:rsidR="00F36151" w:rsidRPr="001F47F2">
        <w:rPr>
          <w:rFonts w:eastAsia="Times New Roman"/>
          <w:b/>
        </w:rPr>
        <w:t xml:space="preserve">2.1 </w:t>
      </w:r>
      <w:r w:rsidRPr="001F47F2">
        <w:rPr>
          <w:rFonts w:eastAsia="Times New Roman"/>
        </w:rPr>
        <w:t xml:space="preserve">The web application </w:t>
      </w:r>
      <w:r w:rsidR="00555BAF">
        <w:rPr>
          <w:rFonts w:eastAsia="Times New Roman"/>
        </w:rPr>
        <w:t>makes use of simple icons.</w:t>
      </w:r>
    </w:p>
    <w:p w14:paraId="0F31D3DC" w14:textId="3A5A1845" w:rsidR="00144D7D" w:rsidRDefault="0079280E" w:rsidP="0079280E">
      <w:pPr>
        <w:spacing w:line="240" w:lineRule="auto"/>
        <w:ind w:firstLine="720"/>
        <w:rPr>
          <w:rFonts w:eastAsia="Times New Roman"/>
        </w:rPr>
      </w:pPr>
      <w:r w:rsidRPr="001F47F2">
        <w:rPr>
          <w:rFonts w:eastAsia="Times New Roman"/>
          <w:b/>
        </w:rPr>
        <w:t xml:space="preserve">2.2 </w:t>
      </w:r>
      <w:r w:rsidRPr="001F47F2">
        <w:rPr>
          <w:rFonts w:eastAsia="Times New Roman"/>
        </w:rPr>
        <w:t>Device</w:t>
      </w:r>
      <w:r w:rsidR="00555BAF">
        <w:rPr>
          <w:rFonts w:eastAsia="Times New Roman"/>
        </w:rPr>
        <w:t xml:space="preserve"> icons</w:t>
      </w:r>
      <w:r>
        <w:rPr>
          <w:rFonts w:eastAsia="Times New Roman"/>
        </w:rPr>
        <w:t xml:space="preserve"> </w:t>
      </w:r>
      <w:r w:rsidR="00144D7D" w:rsidRPr="001F47F2">
        <w:rPr>
          <w:rFonts w:eastAsia="Times New Roman"/>
        </w:rPr>
        <w:t>avoid photo realism</w:t>
      </w:r>
      <w:r w:rsidR="00555BAF">
        <w:rPr>
          <w:rFonts w:eastAsia="Times New Roman"/>
        </w:rPr>
        <w:t xml:space="preserve"> and are simplistic</w:t>
      </w:r>
      <w:r w:rsidR="00144D7D" w:rsidRPr="001F47F2">
        <w:rPr>
          <w:rFonts w:eastAsia="Times New Roman"/>
        </w:rPr>
        <w:t>.</w:t>
      </w:r>
    </w:p>
    <w:p w14:paraId="07CC0EA2" w14:textId="77777777" w:rsidR="00555BAF" w:rsidRPr="001F47F2" w:rsidRDefault="00555BAF" w:rsidP="0079280E">
      <w:pPr>
        <w:spacing w:line="240" w:lineRule="auto"/>
        <w:ind w:firstLine="720"/>
        <w:rPr>
          <w:rFonts w:eastAsia="Times New Roman"/>
          <w:color w:val="auto"/>
          <w:sz w:val="24"/>
          <w:szCs w:val="24"/>
        </w:rPr>
      </w:pPr>
      <w:bookmarkStart w:id="24" w:name="_Toc444632335"/>
    </w:p>
    <w:p w14:paraId="64B61357" w14:textId="6E1E70D2" w:rsidR="00144D7D" w:rsidRPr="00D21BD4" w:rsidRDefault="00144D7D" w:rsidP="00555BAF">
      <w:pPr>
        <w:pStyle w:val="Heading2"/>
        <w:rPr>
          <w:rFonts w:eastAsia="Times New Roman"/>
          <w:color w:val="auto"/>
          <w:sz w:val="24"/>
          <w:szCs w:val="24"/>
        </w:rPr>
      </w:pPr>
      <w:bookmarkStart w:id="25" w:name="_Toc449949271"/>
      <w:r w:rsidRPr="001F47F2">
        <w:rPr>
          <w:rFonts w:eastAsia="Times New Roman"/>
        </w:rPr>
        <w:t>Constraints</w:t>
      </w:r>
      <w:bookmarkEnd w:id="24"/>
      <w:bookmarkEnd w:id="25"/>
    </w:p>
    <w:p w14:paraId="6002C0DF" w14:textId="6A8CE46A" w:rsidR="000B1F87" w:rsidRPr="001F47F2" w:rsidRDefault="007414C5" w:rsidP="007414C5">
      <w:pPr>
        <w:pStyle w:val="ListParagraph"/>
        <w:numPr>
          <w:ilvl w:val="0"/>
          <w:numId w:val="5"/>
        </w:numPr>
        <w:spacing w:line="240" w:lineRule="auto"/>
        <w:ind w:left="270" w:hanging="270"/>
        <w:rPr>
          <w:rFonts w:eastAsia="Times New Roman"/>
          <w:color w:val="auto"/>
        </w:rPr>
      </w:pPr>
      <w:r w:rsidRPr="001F47F2">
        <w:rPr>
          <w:rFonts w:eastAsia="Times New Roman"/>
          <w:color w:val="auto"/>
        </w:rPr>
        <w:t xml:space="preserve">The </w:t>
      </w:r>
      <w:r w:rsidR="00F36151" w:rsidRPr="001F47F2">
        <w:rPr>
          <w:rFonts w:eastAsia="Times New Roman"/>
          <w:color w:val="auto"/>
        </w:rPr>
        <w:t xml:space="preserve">REST API </w:t>
      </w:r>
      <w:r w:rsidR="00555BAF">
        <w:rPr>
          <w:rFonts w:eastAsia="Times New Roman"/>
          <w:color w:val="auto"/>
        </w:rPr>
        <w:t>is</w:t>
      </w:r>
      <w:r w:rsidR="00517696">
        <w:rPr>
          <w:rFonts w:eastAsia="Times New Roman"/>
          <w:color w:val="auto"/>
        </w:rPr>
        <w:t xml:space="preserve"> </w:t>
      </w:r>
      <w:r w:rsidR="00F36151" w:rsidRPr="001F47F2">
        <w:rPr>
          <w:rFonts w:eastAsia="Times New Roman"/>
          <w:color w:val="auto"/>
        </w:rPr>
        <w:t>created using Java 8</w:t>
      </w:r>
      <w:r w:rsidR="00555BAF">
        <w:rPr>
          <w:rFonts w:eastAsia="Times New Roman"/>
          <w:color w:val="auto"/>
        </w:rPr>
        <w:t>.</w:t>
      </w:r>
    </w:p>
    <w:p w14:paraId="0D99E27F" w14:textId="45370378" w:rsidR="00672A7F" w:rsidRPr="001F47F2" w:rsidRDefault="00913776" w:rsidP="007414C5">
      <w:pPr>
        <w:pStyle w:val="ListParagraph"/>
        <w:numPr>
          <w:ilvl w:val="0"/>
          <w:numId w:val="5"/>
        </w:numPr>
        <w:spacing w:line="240" w:lineRule="auto"/>
        <w:ind w:left="270" w:hanging="270"/>
        <w:rPr>
          <w:rFonts w:eastAsia="Times New Roman"/>
          <w:color w:val="auto"/>
        </w:rPr>
      </w:pPr>
      <w:r>
        <w:rPr>
          <w:rFonts w:eastAsia="Times New Roman"/>
          <w:color w:val="auto"/>
        </w:rPr>
        <w:t xml:space="preserve">The </w:t>
      </w:r>
      <w:r w:rsidR="00555BAF">
        <w:rPr>
          <w:rFonts w:eastAsia="Times New Roman"/>
          <w:color w:val="auto"/>
        </w:rPr>
        <w:t>b</w:t>
      </w:r>
      <w:r w:rsidRPr="001F47F2">
        <w:rPr>
          <w:rFonts w:eastAsia="Times New Roman"/>
          <w:color w:val="auto"/>
        </w:rPr>
        <w:t>ackend run</w:t>
      </w:r>
      <w:r w:rsidR="00555BAF">
        <w:rPr>
          <w:rFonts w:eastAsia="Times New Roman"/>
          <w:color w:val="auto"/>
        </w:rPr>
        <w:t>s</w:t>
      </w:r>
      <w:r w:rsidR="00F36151" w:rsidRPr="001F47F2">
        <w:rPr>
          <w:rFonts w:eastAsia="Times New Roman"/>
          <w:color w:val="auto"/>
        </w:rPr>
        <w:t xml:space="preserve"> on Apache Tomcat 7</w:t>
      </w:r>
      <w:r w:rsidR="007414C5" w:rsidRPr="001F47F2">
        <w:rPr>
          <w:rFonts w:eastAsia="Times New Roman"/>
          <w:color w:val="auto"/>
        </w:rPr>
        <w:t>.</w:t>
      </w:r>
    </w:p>
    <w:p w14:paraId="6392E93E" w14:textId="5B9ACE07" w:rsidR="00672A7F" w:rsidRDefault="00144D7D" w:rsidP="00144D7D">
      <w:pPr>
        <w:pStyle w:val="Heading1"/>
        <w:rPr>
          <w:b/>
        </w:rPr>
      </w:pPr>
      <w:bookmarkStart w:id="26" w:name="_Toc444632336"/>
      <w:bookmarkStart w:id="27" w:name="_Toc449949272"/>
      <w:r>
        <w:rPr>
          <w:b/>
        </w:rPr>
        <w:t xml:space="preserve">System </w:t>
      </w:r>
      <w:r w:rsidR="00D73683">
        <w:rPr>
          <w:b/>
        </w:rPr>
        <w:t>Design</w:t>
      </w:r>
      <w:bookmarkEnd w:id="26"/>
      <w:bookmarkEnd w:id="27"/>
    </w:p>
    <w:p w14:paraId="5CDEDBB3" w14:textId="195C282B" w:rsidR="0034064D" w:rsidRPr="0034064D" w:rsidRDefault="0034064D" w:rsidP="0034064D">
      <w:r w:rsidRPr="0034064D">
        <w:rPr>
          <w:i/>
        </w:rPr>
        <w:t>Author(s):</w:t>
      </w:r>
      <w:r>
        <w:rPr>
          <w:i/>
        </w:rPr>
        <w:t xml:space="preserve"> Cameron Lanier, Harsh Singh, Balaji Sundaram, Qiufeng Yu </w:t>
      </w:r>
    </w:p>
    <w:p w14:paraId="39068D7F" w14:textId="1EE595C9" w:rsidR="00301459" w:rsidRDefault="00301459" w:rsidP="000844F3">
      <w:pPr>
        <w:pStyle w:val="Heading2"/>
      </w:pPr>
      <w:bookmarkStart w:id="28" w:name="_Toc444632337"/>
      <w:bookmarkStart w:id="29" w:name="_Toc449949273"/>
      <w:r>
        <w:t>High-Level Design</w:t>
      </w:r>
      <w:bookmarkEnd w:id="28"/>
      <w:bookmarkEnd w:id="29"/>
    </w:p>
    <w:p w14:paraId="4B6F24CA" w14:textId="77777777" w:rsidR="00301459" w:rsidRPr="00301459" w:rsidRDefault="00301459" w:rsidP="00301459"/>
    <w:p w14:paraId="01E3498E" w14:textId="77777777" w:rsidR="00F36151" w:rsidRDefault="00F36151" w:rsidP="00F36151"/>
    <w:p w14:paraId="07897CD8" w14:textId="77777777" w:rsidR="00F832AA" w:rsidRDefault="00F36151" w:rsidP="00F832AA">
      <w:pPr>
        <w:keepNext/>
      </w:pPr>
      <w:r>
        <w:rPr>
          <w:noProof/>
        </w:rPr>
        <w:drawing>
          <wp:inline distT="0" distB="0" distL="0" distR="0" wp14:anchorId="61295DC2" wp14:editId="275CE364">
            <wp:extent cx="5891842" cy="322610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906521" cy="3234146"/>
                    </a:xfrm>
                    <a:prstGeom prst="rect">
                      <a:avLst/>
                    </a:prstGeom>
                  </pic:spPr>
                </pic:pic>
              </a:graphicData>
            </a:graphic>
          </wp:inline>
        </w:drawing>
      </w:r>
    </w:p>
    <w:p w14:paraId="40871D0C" w14:textId="6430BB65" w:rsidR="00F36151" w:rsidRDefault="007E113B" w:rsidP="00F832AA">
      <w:pPr>
        <w:pStyle w:val="Caption"/>
        <w:jc w:val="center"/>
      </w:pPr>
      <w:r>
        <w:br/>
      </w:r>
      <w:r w:rsidR="00F832AA">
        <w:t xml:space="preserve">Figure </w:t>
      </w:r>
      <w:fldSimple w:instr=" SEQ Figure \* ARABIC ">
        <w:r w:rsidR="00637449">
          <w:rPr>
            <w:noProof/>
          </w:rPr>
          <w:t>1</w:t>
        </w:r>
      </w:fldSimple>
      <w:r w:rsidR="00F832AA">
        <w:t xml:space="preserve"> Overall Design</w:t>
      </w:r>
    </w:p>
    <w:p w14:paraId="1A723722" w14:textId="77777777" w:rsidR="00F832AA" w:rsidRDefault="00F832AA" w:rsidP="00F832AA"/>
    <w:p w14:paraId="2AB9DF7B" w14:textId="4C898677" w:rsidR="00F832AA" w:rsidRDefault="001D7466" w:rsidP="00F832AA">
      <w:r>
        <w:t>Our design consists of two major parts</w:t>
      </w:r>
      <w:r w:rsidR="007414C5">
        <w:t xml:space="preserve"> </w:t>
      </w:r>
      <w:r w:rsidR="00F81DB9">
        <w:t>–</w:t>
      </w:r>
      <w:r>
        <w:t xml:space="preserve"> the</w:t>
      </w:r>
      <w:r w:rsidR="00F81DB9">
        <w:t xml:space="preserve"> front end client</w:t>
      </w:r>
      <w:r>
        <w:t xml:space="preserve"> and the </w:t>
      </w:r>
      <w:r w:rsidR="00EE0F11">
        <w:t xml:space="preserve">Java </w:t>
      </w:r>
      <w:r w:rsidR="006D423D">
        <w:t>back</w:t>
      </w:r>
      <w:r w:rsidR="00EE0F11">
        <w:t>end.</w:t>
      </w:r>
      <w:r w:rsidR="003009AC">
        <w:t xml:space="preserve"> Fig. 1 </w:t>
      </w:r>
      <w:r w:rsidR="007414C5">
        <w:t>depicts</w:t>
      </w:r>
      <w:r w:rsidR="003009AC">
        <w:t xml:space="preserve"> a design of all the components in the system.</w:t>
      </w:r>
      <w:r>
        <w:t xml:space="preserve"> The </w:t>
      </w:r>
      <w:r w:rsidR="007414C5">
        <w:t>w</w:t>
      </w:r>
      <w:r>
        <w:t xml:space="preserve">eb </w:t>
      </w:r>
      <w:r w:rsidR="007414C5">
        <w:t>a</w:t>
      </w:r>
      <w:r>
        <w:t xml:space="preserve">pplication follows the Model View Controller design pattern, and </w:t>
      </w:r>
      <w:r w:rsidR="00EE75BB">
        <w:t>sends</w:t>
      </w:r>
      <w:r>
        <w:t xml:space="preserve"> information </w:t>
      </w:r>
      <w:r w:rsidR="006538E1">
        <w:t>using</w:t>
      </w:r>
      <w:r>
        <w:t xml:space="preserve"> HTTP requests to the R</w:t>
      </w:r>
      <w:r w:rsidR="00EE75BB">
        <w:t>EST</w:t>
      </w:r>
      <w:r>
        <w:t xml:space="preserve"> API</w:t>
      </w:r>
      <w:r w:rsidR="00EE75BB">
        <w:t xml:space="preserve"> in </w:t>
      </w:r>
      <w:r w:rsidR="00EE75BB">
        <w:lastRenderedPageBreak/>
        <w:t>the backend</w:t>
      </w:r>
      <w:r>
        <w:t xml:space="preserve">. The </w:t>
      </w:r>
      <w:r w:rsidR="00702A56">
        <w:t>backend</w:t>
      </w:r>
      <w:r>
        <w:t xml:space="preserve"> </w:t>
      </w:r>
      <w:r w:rsidR="00A47507">
        <w:t>reads</w:t>
      </w:r>
      <w:r w:rsidR="00281E6E">
        <w:t xml:space="preserve"> </w:t>
      </w:r>
      <w:r w:rsidR="00F81DB9">
        <w:t xml:space="preserve">device status and other </w:t>
      </w:r>
      <w:r w:rsidR="00281E6E">
        <w:t xml:space="preserve">information </w:t>
      </w:r>
      <w:r w:rsidR="00A47507">
        <w:t xml:space="preserve">from a </w:t>
      </w:r>
      <w:r w:rsidR="00F81DB9">
        <w:t xml:space="preserve">text file named </w:t>
      </w:r>
      <w:r w:rsidR="00A47507">
        <w:t>devicesInfo.txt</w:t>
      </w:r>
      <w:r w:rsidR="00EE75BB">
        <w:t xml:space="preserve">. This </w:t>
      </w:r>
      <w:r w:rsidR="00281E6E">
        <w:t xml:space="preserve">information </w:t>
      </w:r>
      <w:r w:rsidR="00EE75BB">
        <w:t>is then parsed</w:t>
      </w:r>
      <w:r w:rsidR="00281E6E">
        <w:t xml:space="preserve"> and </w:t>
      </w:r>
      <w:r w:rsidR="00EE75BB">
        <w:t>prepared to be sent to the front-end of</w:t>
      </w:r>
      <w:r w:rsidR="00281E6E">
        <w:t xml:space="preserve"> the </w:t>
      </w:r>
      <w:r w:rsidR="00EE75BB">
        <w:t>w</w:t>
      </w:r>
      <w:r w:rsidR="00281E6E">
        <w:t xml:space="preserve">eb </w:t>
      </w:r>
      <w:r w:rsidR="00EE75BB">
        <w:t>a</w:t>
      </w:r>
      <w:r w:rsidR="00281E6E">
        <w:t>pplication.</w:t>
      </w:r>
      <w:r w:rsidR="00941F27">
        <w:t xml:space="preserve"> When in view mode</w:t>
      </w:r>
      <w:r w:rsidR="00F81DB9">
        <w:t>,</w:t>
      </w:r>
      <w:r w:rsidR="00941F27">
        <w:t xml:space="preserve"> information is automatically updated every 30 seconds using AJAX calls.</w:t>
      </w:r>
    </w:p>
    <w:p w14:paraId="37BF3A24" w14:textId="77777777" w:rsidR="00301459" w:rsidRDefault="00301459" w:rsidP="00F832AA"/>
    <w:p w14:paraId="5CF2D073" w14:textId="3913E13D" w:rsidR="003009AC" w:rsidRDefault="00301459" w:rsidP="00F832AA">
      <w:r>
        <w:t xml:space="preserve">The View of the application is </w:t>
      </w:r>
      <w:r w:rsidR="00F87E14">
        <w:t>developed using</w:t>
      </w:r>
      <w:r>
        <w:t xml:space="preserve"> HTML, CSS, and Leaftlet.</w:t>
      </w:r>
      <w:r w:rsidR="00F87E14">
        <w:t>js</w:t>
      </w:r>
      <w:r w:rsidR="145F489E">
        <w:t>.</w:t>
      </w:r>
      <w:r w:rsidR="00A47507">
        <w:t xml:space="preserve"> </w:t>
      </w:r>
      <w:r>
        <w:t xml:space="preserve">Leaflet is a powerful open-source mapping library </w:t>
      </w:r>
      <w:r w:rsidR="00F87E14">
        <w:t xml:space="preserve">for JavaScript, </w:t>
      </w:r>
      <w:r>
        <w:t xml:space="preserve">which allows panning and zooming around maps and </w:t>
      </w:r>
      <w:r w:rsidR="145F489E">
        <w:t>provide</w:t>
      </w:r>
      <w:r w:rsidR="00F87E14">
        <w:t>s</w:t>
      </w:r>
      <w:r>
        <w:t xml:space="preserve"> events for markers or</w:t>
      </w:r>
      <w:r w:rsidR="00F87E14">
        <w:t>,</w:t>
      </w:r>
      <w:r>
        <w:t xml:space="preserve"> in our case</w:t>
      </w:r>
      <w:r w:rsidR="00F87E14">
        <w:t>,</w:t>
      </w:r>
      <w:r>
        <w:t xml:space="preserve"> </w:t>
      </w:r>
      <w:r w:rsidR="00F71EE0">
        <w:t>device icons.</w:t>
      </w:r>
      <w:r>
        <w:t xml:space="preserve"> HTML is used for the page structure, and CSS is used for the design. </w:t>
      </w:r>
      <w:r w:rsidR="00A47507">
        <w:t>The</w:t>
      </w:r>
      <w:r w:rsidR="00DB03C1">
        <w:t xml:space="preserve"> Controller implements both </w:t>
      </w:r>
      <w:r>
        <w:t>JQuery and Leaflet</w:t>
      </w:r>
      <w:r w:rsidR="00DB03C1">
        <w:t xml:space="preserve">, which allows </w:t>
      </w:r>
      <w:r w:rsidR="00F87E14">
        <w:t>event handling, and</w:t>
      </w:r>
      <w:r>
        <w:t xml:space="preserve"> listen for interactions with the map on all elements within the applic</w:t>
      </w:r>
      <w:r w:rsidR="001B12AF">
        <w:t>ation such as buttons</w:t>
      </w:r>
      <w:r w:rsidR="00F87E14">
        <w:t xml:space="preserve"> and</w:t>
      </w:r>
      <w:r w:rsidR="145F489E">
        <w:t xml:space="preserve"> </w:t>
      </w:r>
      <w:r w:rsidR="001B12AF">
        <w:t xml:space="preserve">device </w:t>
      </w:r>
      <w:r w:rsidR="00F71EE0">
        <w:t>icons</w:t>
      </w:r>
      <w:r w:rsidR="001B12AF">
        <w:t xml:space="preserve">. </w:t>
      </w:r>
      <w:r w:rsidR="005C2023">
        <w:t xml:space="preserve">The Leaflet events </w:t>
      </w:r>
      <w:r w:rsidR="00F71EE0">
        <w:t>handling</w:t>
      </w:r>
      <w:r w:rsidR="005C2023">
        <w:t xml:space="preserve"> interactions make up the Controller.</w:t>
      </w:r>
      <w:r w:rsidR="001B12AF">
        <w:t xml:space="preserve"> </w:t>
      </w:r>
      <w:r w:rsidR="00DB03C1">
        <w:t xml:space="preserve">The Model is made up of data structures </w:t>
      </w:r>
      <w:r w:rsidR="00F71EE0">
        <w:t xml:space="preserve">containing layout and blueprint information that </w:t>
      </w:r>
      <w:r w:rsidR="00DB03C1">
        <w:t xml:space="preserve">are populated using </w:t>
      </w:r>
      <w:r w:rsidR="001B12AF">
        <w:t>JQuery</w:t>
      </w:r>
      <w:r w:rsidR="00DB03C1">
        <w:t xml:space="preserve">. </w:t>
      </w:r>
      <w:r w:rsidR="001B12AF">
        <w:t xml:space="preserve"> </w:t>
      </w:r>
      <w:r w:rsidR="00AF7332">
        <w:t xml:space="preserve">JQuery </w:t>
      </w:r>
      <w:r w:rsidR="001B12AF">
        <w:t xml:space="preserve">is also used to send AJAX calls to the </w:t>
      </w:r>
      <w:r w:rsidR="00AF7332">
        <w:t xml:space="preserve">back-end </w:t>
      </w:r>
      <w:r w:rsidR="00F87E14">
        <w:t>REST</w:t>
      </w:r>
      <w:r w:rsidR="001B12AF">
        <w:t xml:space="preserve"> API to send and receive </w:t>
      </w:r>
      <w:r w:rsidR="00720AA7">
        <w:t xml:space="preserve">both layout and blueprint </w:t>
      </w:r>
      <w:r w:rsidR="00AF7332">
        <w:t xml:space="preserve">information as well as </w:t>
      </w:r>
      <w:r w:rsidR="007360FD">
        <w:t>updated device information. This information is sent as JSON objects or arrays of JSON objects</w:t>
      </w:r>
      <w:r w:rsidR="00720AA7">
        <w:t xml:space="preserve">, with </w:t>
      </w:r>
      <w:r w:rsidR="007360FD">
        <w:t xml:space="preserve">the </w:t>
      </w:r>
      <w:r w:rsidR="145F489E">
        <w:t>except</w:t>
      </w:r>
      <w:r w:rsidR="00720AA7">
        <w:t>ion</w:t>
      </w:r>
      <w:r w:rsidR="145F489E">
        <w:t xml:space="preserve"> </w:t>
      </w:r>
      <w:r w:rsidR="00720AA7">
        <w:t xml:space="preserve">of </w:t>
      </w:r>
      <w:r w:rsidR="007360FD">
        <w:t>blueprint images</w:t>
      </w:r>
      <w:r w:rsidR="00720AA7">
        <w:t>,</w:t>
      </w:r>
      <w:r w:rsidR="007360FD">
        <w:t xml:space="preserve"> </w:t>
      </w:r>
      <w:r w:rsidR="0035365E">
        <w:t xml:space="preserve">which are transformed into base64 representations and stored in the backend. </w:t>
      </w:r>
    </w:p>
    <w:p w14:paraId="4C78129A" w14:textId="77777777" w:rsidR="00672A7F" w:rsidRDefault="00672A7F"/>
    <w:p w14:paraId="4E984C72" w14:textId="34967FFA" w:rsidR="00C343AC" w:rsidRDefault="00C343AC" w:rsidP="00390495">
      <w:pPr>
        <w:pStyle w:val="Heading2"/>
      </w:pPr>
      <w:bookmarkStart w:id="30" w:name="_Toc444632339"/>
      <w:bookmarkStart w:id="31" w:name="_Toc449949274"/>
      <w:r>
        <w:t>Backend Design</w:t>
      </w:r>
      <w:bookmarkEnd w:id="30"/>
      <w:bookmarkEnd w:id="31"/>
    </w:p>
    <w:p w14:paraId="6975F067" w14:textId="10DC4337" w:rsidR="004A5826" w:rsidRDefault="00A87E63">
      <w:r>
        <w:t>T</w:t>
      </w:r>
      <w:r w:rsidR="00390495">
        <w:t>he back</w:t>
      </w:r>
      <w:r>
        <w:t xml:space="preserve">end </w:t>
      </w:r>
      <w:r w:rsidR="00390495">
        <w:t>s</w:t>
      </w:r>
      <w:r>
        <w:t xml:space="preserve">erver utilizes the Spring Framework and </w:t>
      </w:r>
      <w:r w:rsidR="00390495">
        <w:t>runs</w:t>
      </w:r>
      <w:r>
        <w:t xml:space="preserve"> a R</w:t>
      </w:r>
      <w:r w:rsidR="00390495">
        <w:t>EST</w:t>
      </w:r>
      <w:r>
        <w:t xml:space="preserve"> API </w:t>
      </w:r>
      <w:r w:rsidR="00390495">
        <w:t>that interacts</w:t>
      </w:r>
      <w:r>
        <w:t xml:space="preserve"> with the </w:t>
      </w:r>
      <w:r w:rsidR="00390495">
        <w:t>front-end client</w:t>
      </w:r>
      <w:r>
        <w:t>.</w:t>
      </w:r>
      <w:r w:rsidR="007A2C8A">
        <w:t xml:space="preserve"> Conventional HTTP request methods are utilized </w:t>
      </w:r>
      <w:r w:rsidR="00390495">
        <w:t xml:space="preserve">to send and request data </w:t>
      </w:r>
      <w:r w:rsidR="00E81292">
        <w:t>to/</w:t>
      </w:r>
      <w:r w:rsidR="00390495">
        <w:t>from</w:t>
      </w:r>
      <w:r w:rsidR="007A2C8A">
        <w:t xml:space="preserve"> the </w:t>
      </w:r>
      <w:r w:rsidR="00E81292">
        <w:t>backend</w:t>
      </w:r>
      <w:r w:rsidR="007A2C8A">
        <w:t>. T</w:t>
      </w:r>
      <w:r w:rsidR="007360FD">
        <w:t xml:space="preserve">he endpoints </w:t>
      </w:r>
      <w:r w:rsidR="00E81292">
        <w:t>of</w:t>
      </w:r>
      <w:r w:rsidR="007360FD">
        <w:t xml:space="preserve"> our</w:t>
      </w:r>
      <w:r w:rsidR="004A5826">
        <w:t xml:space="preserve"> API are addressed later in the document, under the low level design section</w:t>
      </w:r>
      <w:r w:rsidR="007A2C8A">
        <w:t>. T</w:t>
      </w:r>
      <w:r w:rsidR="007360FD">
        <w:t>he concentration is on the images of a building (</w:t>
      </w:r>
      <w:r w:rsidR="00A55ACE">
        <w:t>b</w:t>
      </w:r>
      <w:r w:rsidR="007360FD">
        <w:t xml:space="preserve">lueprints) and the entire map </w:t>
      </w:r>
      <w:r w:rsidR="00E81292">
        <w:t>with</w:t>
      </w:r>
      <w:r w:rsidR="007360FD">
        <w:t xml:space="preserve"> the devices</w:t>
      </w:r>
      <w:r w:rsidR="00A55ACE">
        <w:t>,</w:t>
      </w:r>
      <w:r w:rsidR="007360FD">
        <w:t xml:space="preserve"> their </w:t>
      </w:r>
      <w:r w:rsidR="00A55ACE">
        <w:t>location</w:t>
      </w:r>
      <w:r w:rsidR="007360FD">
        <w:t xml:space="preserve"> and status (</w:t>
      </w:r>
      <w:r w:rsidR="00A55ACE">
        <w:t>l</w:t>
      </w:r>
      <w:r w:rsidR="007360FD">
        <w:t>ayouts).</w:t>
      </w:r>
      <w:r w:rsidR="001D61F1">
        <w:t xml:space="preserve"> The </w:t>
      </w:r>
      <w:r w:rsidR="00A55ACE">
        <w:t>b</w:t>
      </w:r>
      <w:r w:rsidR="001D61F1">
        <w:t xml:space="preserve">ackend </w:t>
      </w:r>
      <w:r w:rsidR="00E81292">
        <w:t xml:space="preserve">retrieves </w:t>
      </w:r>
      <w:r w:rsidR="00F045B3">
        <w:t xml:space="preserve">data </w:t>
      </w:r>
      <w:r w:rsidR="00E81292">
        <w:t xml:space="preserve">from the </w:t>
      </w:r>
      <w:r w:rsidR="007A2C8A">
        <w:t>deviceInfo</w:t>
      </w:r>
      <w:r w:rsidR="00E81292">
        <w:t>.txt</w:t>
      </w:r>
      <w:r w:rsidR="007A2C8A">
        <w:t xml:space="preserve"> file whenever the call is made from the frontend</w:t>
      </w:r>
      <w:r w:rsidR="00F045B3">
        <w:t>,</w:t>
      </w:r>
      <w:r w:rsidR="00E81292">
        <w:t xml:space="preserve"> </w:t>
      </w:r>
      <w:r w:rsidR="001D61F1">
        <w:t>parse</w:t>
      </w:r>
      <w:r w:rsidR="00E81292">
        <w:t>s</w:t>
      </w:r>
      <w:r w:rsidR="001D61F1">
        <w:t xml:space="preserve"> the </w:t>
      </w:r>
      <w:r w:rsidR="00E81292">
        <w:t>data</w:t>
      </w:r>
      <w:r w:rsidR="007A2C8A">
        <w:t xml:space="preserve"> </w:t>
      </w:r>
      <w:r w:rsidR="001D61F1">
        <w:t xml:space="preserve">in order to </w:t>
      </w:r>
      <w:r w:rsidR="00A55ACE">
        <w:t xml:space="preserve">keep the </w:t>
      </w:r>
      <w:r w:rsidR="001D61F1">
        <w:t xml:space="preserve">format </w:t>
      </w:r>
      <w:r w:rsidR="00A55ACE">
        <w:t xml:space="preserve">consistent </w:t>
      </w:r>
      <w:r w:rsidR="001D61F1">
        <w:t xml:space="preserve">across </w:t>
      </w:r>
      <w:r w:rsidR="00A55ACE">
        <w:t>the system</w:t>
      </w:r>
      <w:r w:rsidR="00F045B3">
        <w:t>,</w:t>
      </w:r>
      <w:r w:rsidR="00E81292">
        <w:t xml:space="preserve"> and sends it back</w:t>
      </w:r>
      <w:r w:rsidR="001D61F1">
        <w:t>.</w:t>
      </w:r>
      <w:r w:rsidR="00941F27">
        <w:t xml:space="preserve"> The backend serializes the JSON </w:t>
      </w:r>
      <w:r w:rsidR="00F045B3">
        <w:t>objects to Java</w:t>
      </w:r>
      <w:r w:rsidR="00941F27">
        <w:t xml:space="preserve"> </w:t>
      </w:r>
      <w:r w:rsidR="00F045B3">
        <w:t>o</w:t>
      </w:r>
      <w:r w:rsidR="00941F27">
        <w:t xml:space="preserve">bjects using </w:t>
      </w:r>
      <w:r w:rsidR="00F045B3">
        <w:t>the Jackson library</w:t>
      </w:r>
      <w:r w:rsidR="00941F27">
        <w:t xml:space="preserve">, which allows JSON objects to be easily manipulated as Java </w:t>
      </w:r>
      <w:r w:rsidR="00F045B3">
        <w:t>o</w:t>
      </w:r>
      <w:r w:rsidR="00941F27">
        <w:t>bjects</w:t>
      </w:r>
      <w:r w:rsidR="00F045B3">
        <w:t>.</w:t>
      </w:r>
      <w:r w:rsidR="007A2C8A">
        <w:t xml:space="preserve"> </w:t>
      </w:r>
      <w:r w:rsidR="003241E5">
        <w:t>Information about</w:t>
      </w:r>
      <w:r w:rsidR="007A2C8A">
        <w:t xml:space="preserve"> blueprints and the layouts are</w:t>
      </w:r>
      <w:r w:rsidR="001D61F1">
        <w:t xml:space="preserve"> saved as files in directories specified by the program, with an easily identifiable name. </w:t>
      </w:r>
      <w:r w:rsidR="001E3239">
        <w:t xml:space="preserve">The JSON objects </w:t>
      </w:r>
      <w:r w:rsidR="007A2C8A">
        <w:t xml:space="preserve">allow for extensibility </w:t>
      </w:r>
      <w:r w:rsidR="003241E5">
        <w:t>i</w:t>
      </w:r>
      <w:r w:rsidR="001D61F1">
        <w:t xml:space="preserve">f we want to migrate to </w:t>
      </w:r>
      <w:r w:rsidR="00A55ACE">
        <w:t>a database,</w:t>
      </w:r>
      <w:r w:rsidR="001D61F1">
        <w:t xml:space="preserve"> </w:t>
      </w:r>
      <w:r w:rsidR="007A2C8A">
        <w:t xml:space="preserve">since they can be </w:t>
      </w:r>
      <w:r w:rsidR="001E3239">
        <w:t>parsed</w:t>
      </w:r>
      <w:r w:rsidR="007A2C8A">
        <w:t xml:space="preserve"> and </w:t>
      </w:r>
      <w:r w:rsidR="001D61F1">
        <w:t>store</w:t>
      </w:r>
      <w:r w:rsidR="001E3239">
        <w:t>d</w:t>
      </w:r>
      <w:r w:rsidR="001D61F1">
        <w:t xml:space="preserve"> in </w:t>
      </w:r>
      <w:r w:rsidR="001E3239">
        <w:t xml:space="preserve">a </w:t>
      </w:r>
      <w:r w:rsidR="001D61F1">
        <w:t>database</w:t>
      </w:r>
      <w:r w:rsidR="007A2C8A">
        <w:t xml:space="preserve"> if need</w:t>
      </w:r>
      <w:r w:rsidR="001E3239">
        <w:t>ed</w:t>
      </w:r>
      <w:r w:rsidR="001D61F1">
        <w:t xml:space="preserve">. The list of available </w:t>
      </w:r>
      <w:r w:rsidR="001E3239">
        <w:t>blueprints and layouts</w:t>
      </w:r>
      <w:r w:rsidR="001D61F1">
        <w:t xml:space="preserve"> </w:t>
      </w:r>
      <w:r w:rsidR="00C1606A">
        <w:t>is</w:t>
      </w:r>
      <w:r w:rsidR="001D61F1">
        <w:t xml:space="preserve"> stored in a separate </w:t>
      </w:r>
      <w:r w:rsidR="00C1606A">
        <w:t>file to keep track</w:t>
      </w:r>
      <w:r w:rsidR="004D2EE0">
        <w:t xml:space="preserve"> of the different</w:t>
      </w:r>
      <w:r w:rsidR="00C1606A">
        <w:t xml:space="preserve"> files.</w:t>
      </w:r>
    </w:p>
    <w:p w14:paraId="30CA2E53" w14:textId="77777777" w:rsidR="004A5826" w:rsidRDefault="004A5826"/>
    <w:p w14:paraId="4C99B477" w14:textId="2D6BE5C1" w:rsidR="00E94B1D" w:rsidRDefault="00C1606A">
      <w:r>
        <w:t xml:space="preserve">The backend also </w:t>
      </w:r>
      <w:r w:rsidR="145F489E">
        <w:t>comp</w:t>
      </w:r>
      <w:r w:rsidR="00EC13BB">
        <w:t>rises</w:t>
      </w:r>
      <w:r w:rsidR="145F489E">
        <w:t xml:space="preserve"> </w:t>
      </w:r>
      <w:r w:rsidR="001E3239">
        <w:t xml:space="preserve">of a </w:t>
      </w:r>
      <w:r>
        <w:t xml:space="preserve">REST API </w:t>
      </w:r>
      <w:r w:rsidR="001E3239">
        <w:t xml:space="preserve">that </w:t>
      </w:r>
      <w:r>
        <w:t xml:space="preserve">is created in Java using the Spring Framework. </w:t>
      </w:r>
      <w:r w:rsidR="00EC13BB">
        <w:t>Fig.</w:t>
      </w:r>
      <w:r>
        <w:t xml:space="preserve"> </w:t>
      </w:r>
      <w:r w:rsidR="00F7792C">
        <w:t>2</w:t>
      </w:r>
      <w:r>
        <w:t xml:space="preserve"> below </w:t>
      </w:r>
      <w:r w:rsidR="00EC13BB">
        <w:t>shows</w:t>
      </w:r>
      <w:r>
        <w:t xml:space="preserve"> a UML diagram </w:t>
      </w:r>
      <w:r w:rsidR="00EC13BB">
        <w:t xml:space="preserve">of </w:t>
      </w:r>
      <w:r w:rsidR="145F489E">
        <w:t xml:space="preserve">the </w:t>
      </w:r>
      <w:r>
        <w:t xml:space="preserve">backend system. </w:t>
      </w:r>
      <w:r w:rsidR="00EC13BB">
        <w:t xml:space="preserve">It consists of </w:t>
      </w:r>
      <w:r w:rsidR="00EF6536">
        <w:t xml:space="preserve">classes </w:t>
      </w:r>
      <w:r w:rsidR="009D45E6">
        <w:t>which</w:t>
      </w:r>
      <w:r w:rsidR="00EF6536">
        <w:t xml:space="preserve"> correspond to </w:t>
      </w:r>
      <w:r w:rsidR="009D45E6">
        <w:t>devices</w:t>
      </w:r>
      <w:r w:rsidR="145F489E">
        <w:t xml:space="preserve">, </w:t>
      </w:r>
      <w:r w:rsidR="00EC13BB">
        <w:t>l</w:t>
      </w:r>
      <w:r w:rsidR="145F489E">
        <w:t>ayouts</w:t>
      </w:r>
      <w:r w:rsidR="00EF6536">
        <w:t xml:space="preserve">, </w:t>
      </w:r>
      <w:r w:rsidR="00EC13BB">
        <w:t>b</w:t>
      </w:r>
      <w:r w:rsidR="145F489E">
        <w:t>lueprints</w:t>
      </w:r>
      <w:r w:rsidR="009D45E6">
        <w:t>, and buildings</w:t>
      </w:r>
      <w:r w:rsidR="145F489E">
        <w:t>.</w:t>
      </w:r>
      <w:r w:rsidR="009D45E6">
        <w:t xml:space="preserve"> The Building </w:t>
      </w:r>
      <w:r w:rsidR="001C7405">
        <w:t>object</w:t>
      </w:r>
      <w:r w:rsidR="009D45E6">
        <w:t xml:space="preserve"> has an ArrayList of Floor objects. The Floor objects have an ArrayList of Devices which </w:t>
      </w:r>
      <w:r w:rsidR="00966353">
        <w:t>stores device</w:t>
      </w:r>
      <w:r w:rsidR="001C7405">
        <w:t xml:space="preserve"> information. Each Floor obj</w:t>
      </w:r>
      <w:r w:rsidR="00230197">
        <w:t>ect has a layout assigned to it</w:t>
      </w:r>
      <w:r w:rsidR="00966353">
        <w:t xml:space="preserve"> which is </w:t>
      </w:r>
      <w:r w:rsidR="00230197">
        <w:t xml:space="preserve">saved in a text file. The Notes object corresponds to </w:t>
      </w:r>
      <w:r w:rsidR="00966353">
        <w:t xml:space="preserve">the </w:t>
      </w:r>
      <w:r w:rsidR="00230197">
        <w:t xml:space="preserve">notes </w:t>
      </w:r>
      <w:r w:rsidR="00966353">
        <w:t>that can be</w:t>
      </w:r>
      <w:r w:rsidR="00230197">
        <w:t xml:space="preserve"> added to devices </w:t>
      </w:r>
      <w:r w:rsidR="00966353">
        <w:t>on the map</w:t>
      </w:r>
      <w:r w:rsidR="00230197">
        <w:t xml:space="preserve">. The Blueprint object </w:t>
      </w:r>
      <w:r w:rsidR="00E94B1D">
        <w:t>contains</w:t>
      </w:r>
      <w:r w:rsidR="00230197">
        <w:t xml:space="preserve"> the </w:t>
      </w:r>
      <w:r w:rsidR="00E94B1D">
        <w:t xml:space="preserve">blueprint’s </w:t>
      </w:r>
      <w:r w:rsidR="00230197">
        <w:t xml:space="preserve">name, height, </w:t>
      </w:r>
      <w:r w:rsidR="00E94B1D">
        <w:t>w</w:t>
      </w:r>
      <w:r w:rsidR="00230197">
        <w:t>i</w:t>
      </w:r>
      <w:r w:rsidR="00E94B1D">
        <w:t>d</w:t>
      </w:r>
      <w:r w:rsidR="00230197">
        <w:t>t</w:t>
      </w:r>
      <w:r w:rsidR="00E94B1D">
        <w:t>h</w:t>
      </w:r>
      <w:r w:rsidR="00230197">
        <w:t xml:space="preserve">, and the base64 string </w:t>
      </w:r>
      <w:r w:rsidR="00E94B1D">
        <w:t>representation of</w:t>
      </w:r>
      <w:r w:rsidR="00230197">
        <w:t xml:space="preserve"> the blueprint image. </w:t>
      </w:r>
    </w:p>
    <w:p w14:paraId="5101A696" w14:textId="1029ADB3" w:rsidR="001519B9" w:rsidRDefault="00E94B1D">
      <w:r>
        <w:lastRenderedPageBreak/>
        <w:t>The backend</w:t>
      </w:r>
      <w:r w:rsidR="00230197">
        <w:t xml:space="preserve"> also </w:t>
      </w:r>
      <w:r>
        <w:t xml:space="preserve">consists of </w:t>
      </w:r>
      <w:r w:rsidR="0036654D">
        <w:t>Controller classes</w:t>
      </w:r>
      <w:r>
        <w:t>,</w:t>
      </w:r>
      <w:r w:rsidR="0036654D">
        <w:t xml:space="preserve"> which are where the </w:t>
      </w:r>
      <w:r>
        <w:t xml:space="preserve">different </w:t>
      </w:r>
      <w:r w:rsidR="0036654D">
        <w:t xml:space="preserve">requests are defined. BlueprintController, NotesController, LayoutController and BuildingController </w:t>
      </w:r>
      <w:r>
        <w:t>are the controller classes for the</w:t>
      </w:r>
      <w:r w:rsidR="0036654D">
        <w:t xml:space="preserve"> Blueprint, Notes, Layouts and Buildings </w:t>
      </w:r>
      <w:r>
        <w:t xml:space="preserve">classes </w:t>
      </w:r>
      <w:r w:rsidR="0036654D">
        <w:t>respectively.</w:t>
      </w:r>
      <w:r w:rsidR="001519B9">
        <w:t xml:space="preserve"> The Application class is responsible for bootstrapping and launching the Spring Application from the main method</w:t>
      </w:r>
      <w:r w:rsidR="00F62C01">
        <w:t>. This class also creates</w:t>
      </w:r>
      <w:r w:rsidR="001519B9">
        <w:t xml:space="preserve"> all the </w:t>
      </w:r>
      <w:r w:rsidR="00F62C01">
        <w:t xml:space="preserve">required </w:t>
      </w:r>
      <w:r w:rsidR="001519B9">
        <w:t>files and directories</w:t>
      </w:r>
      <w:r w:rsidR="00F62C01">
        <w:t>,</w:t>
      </w:r>
      <w:r w:rsidR="001519B9">
        <w:t xml:space="preserve"> </w:t>
      </w:r>
      <w:r w:rsidR="00F62C01">
        <w:t>if they haven’t been created yet</w:t>
      </w:r>
      <w:r w:rsidR="001519B9">
        <w:t xml:space="preserve">. </w:t>
      </w:r>
    </w:p>
    <w:p w14:paraId="23A22914" w14:textId="77777777" w:rsidR="00FC2D14" w:rsidRDefault="00FC2D14"/>
    <w:p w14:paraId="18AB3FE6" w14:textId="7D0F5A21" w:rsidR="00672A7F" w:rsidRDefault="006F09F1">
      <w:pPr>
        <w:rPr>
          <w:b/>
          <w:sz w:val="40"/>
          <w:szCs w:val="24"/>
        </w:rPr>
      </w:pPr>
      <w:r w:rsidRPr="006F09F1">
        <w:rPr>
          <w:b/>
          <w:noProof/>
          <w:sz w:val="40"/>
          <w:szCs w:val="24"/>
        </w:rPr>
        <w:drawing>
          <wp:inline distT="0" distB="0" distL="0" distR="0" wp14:anchorId="73214DE2" wp14:editId="20421A27">
            <wp:extent cx="5943600" cy="3255761"/>
            <wp:effectExtent l="0" t="0" r="0" b="1905"/>
            <wp:docPr id="3" name="Picture 3" descr="C:\Users\Cameron\Documents\NCSU2016\CSC 492\Final UML\FinalU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eron\Documents\NCSU2016\CSC 492\Final UML\FinalUML.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55761"/>
                    </a:xfrm>
                    <a:prstGeom prst="rect">
                      <a:avLst/>
                    </a:prstGeom>
                    <a:noFill/>
                    <a:ln>
                      <a:noFill/>
                    </a:ln>
                  </pic:spPr>
                </pic:pic>
              </a:graphicData>
            </a:graphic>
          </wp:inline>
        </w:drawing>
      </w:r>
    </w:p>
    <w:p w14:paraId="635008AB" w14:textId="21C11E92" w:rsidR="0034064D" w:rsidRDefault="0034064D" w:rsidP="0034064D">
      <w:pPr>
        <w:keepNext/>
      </w:pPr>
    </w:p>
    <w:p w14:paraId="4767C7A4" w14:textId="78BE4657" w:rsidR="00FA6ADC" w:rsidRDefault="0034064D" w:rsidP="0034064D">
      <w:pPr>
        <w:pStyle w:val="Caption"/>
        <w:jc w:val="center"/>
      </w:pPr>
      <w:r>
        <w:t xml:space="preserve">Figure </w:t>
      </w:r>
      <w:r w:rsidR="00F7792C">
        <w:t>2</w:t>
      </w:r>
      <w:r>
        <w:t xml:space="preserve"> UML Design of Backend</w:t>
      </w:r>
    </w:p>
    <w:p w14:paraId="186C7994" w14:textId="78BE4657" w:rsidR="00F7792C" w:rsidRDefault="00F7792C" w:rsidP="00F7792C"/>
    <w:p w14:paraId="4F7C1F47" w14:textId="77777777" w:rsidR="009228BC" w:rsidRDefault="009228BC" w:rsidP="00F7792C"/>
    <w:p w14:paraId="3D0C63BA" w14:textId="77777777" w:rsidR="009228BC" w:rsidRDefault="009228BC" w:rsidP="00F7792C"/>
    <w:p w14:paraId="23A593B3" w14:textId="77777777" w:rsidR="009228BC" w:rsidRDefault="009228BC" w:rsidP="00F7792C"/>
    <w:p w14:paraId="7129CBBD" w14:textId="77777777" w:rsidR="009228BC" w:rsidRDefault="009228BC" w:rsidP="00F7792C"/>
    <w:p w14:paraId="5D602F4F" w14:textId="77777777" w:rsidR="009228BC" w:rsidRDefault="009228BC" w:rsidP="00F7792C"/>
    <w:p w14:paraId="5AA025EC" w14:textId="77777777" w:rsidR="009228BC" w:rsidRDefault="009228BC" w:rsidP="00F7792C"/>
    <w:p w14:paraId="09A05089" w14:textId="77777777" w:rsidR="009228BC" w:rsidRDefault="009228BC" w:rsidP="00F7792C"/>
    <w:p w14:paraId="69B29C44" w14:textId="77777777" w:rsidR="009228BC" w:rsidRDefault="009228BC" w:rsidP="00F7792C"/>
    <w:p w14:paraId="437F94B0" w14:textId="77777777" w:rsidR="009228BC" w:rsidRDefault="009228BC" w:rsidP="00F7792C"/>
    <w:p w14:paraId="6A13E5CB" w14:textId="77777777" w:rsidR="009228BC" w:rsidRDefault="009228BC" w:rsidP="00F7792C"/>
    <w:p w14:paraId="43A4DC5A" w14:textId="77777777" w:rsidR="009228BC" w:rsidRDefault="009228BC" w:rsidP="00F7792C"/>
    <w:p w14:paraId="3FCC8E71" w14:textId="77777777" w:rsidR="009228BC" w:rsidRDefault="009228BC" w:rsidP="00F7792C"/>
    <w:p w14:paraId="58C18C14" w14:textId="77777777" w:rsidR="009228BC" w:rsidRDefault="009228BC" w:rsidP="00F7792C"/>
    <w:p w14:paraId="21EBF38A" w14:textId="77777777" w:rsidR="009228BC" w:rsidRPr="00F7792C" w:rsidRDefault="009228BC" w:rsidP="00F7792C"/>
    <w:p w14:paraId="1852C17C" w14:textId="306DC880" w:rsidR="006358E5" w:rsidRDefault="00A47507" w:rsidP="00F62C01">
      <w:pPr>
        <w:pStyle w:val="Heading2"/>
      </w:pPr>
      <w:bookmarkStart w:id="32" w:name="_Toc449949275"/>
      <w:r>
        <w:lastRenderedPageBreak/>
        <w:t>Low Level Design</w:t>
      </w:r>
      <w:bookmarkEnd w:id="32"/>
    </w:p>
    <w:p w14:paraId="63774D06" w14:textId="77777777" w:rsidR="009228BC" w:rsidRPr="009228BC" w:rsidRDefault="009228BC" w:rsidP="009228BC"/>
    <w:p w14:paraId="1EDEF2EF" w14:textId="3E297C33" w:rsidR="006148CF" w:rsidRDefault="006148CF" w:rsidP="006358E5">
      <w:pPr>
        <w:rPr>
          <w:b/>
        </w:rPr>
      </w:pPr>
      <w:r>
        <w:rPr>
          <w:b/>
        </w:rPr>
        <w:t>GUI</w:t>
      </w:r>
    </w:p>
    <w:p w14:paraId="6033CC17" w14:textId="77777777" w:rsidR="009228BC" w:rsidRDefault="009228BC" w:rsidP="006358E5">
      <w:pPr>
        <w:rPr>
          <w:b/>
        </w:rPr>
      </w:pPr>
    </w:p>
    <w:p w14:paraId="4F3641B3" w14:textId="77777777" w:rsidR="006C559B" w:rsidRDefault="006C559B" w:rsidP="006C559B">
      <w:pPr>
        <w:keepNext/>
        <w:jc w:val="center"/>
      </w:pPr>
      <w:r>
        <w:rPr>
          <w:noProof/>
        </w:rPr>
        <w:drawing>
          <wp:inline distT="114300" distB="114300" distL="114300" distR="114300" wp14:anchorId="1C36C9FE" wp14:editId="0BA84AD1">
            <wp:extent cx="5054708" cy="2990214"/>
            <wp:effectExtent l="0" t="0" r="0" b="1270"/>
            <wp:docPr id="5" name="image03.png" descr="Initial GUI Design.png"/>
            <wp:cNvGraphicFramePr/>
            <a:graphic xmlns:a="http://schemas.openxmlformats.org/drawingml/2006/main">
              <a:graphicData uri="http://schemas.openxmlformats.org/drawingml/2006/picture">
                <pic:pic xmlns:pic="http://schemas.openxmlformats.org/drawingml/2006/picture">
                  <pic:nvPicPr>
                    <pic:cNvPr id="0" name="image03.png" descr="Initial GUI Design.png"/>
                    <pic:cNvPicPr preferRelativeResize="0"/>
                  </pic:nvPicPr>
                  <pic:blipFill>
                    <a:blip r:embed="rId12"/>
                    <a:srcRect/>
                    <a:stretch>
                      <a:fillRect/>
                    </a:stretch>
                  </pic:blipFill>
                  <pic:spPr>
                    <a:xfrm>
                      <a:off x="0" y="0"/>
                      <a:ext cx="5054708" cy="2990214"/>
                    </a:xfrm>
                    <a:prstGeom prst="rect">
                      <a:avLst/>
                    </a:prstGeom>
                    <a:ln/>
                  </pic:spPr>
                </pic:pic>
              </a:graphicData>
            </a:graphic>
          </wp:inline>
        </w:drawing>
      </w:r>
    </w:p>
    <w:p w14:paraId="6F8353E7" w14:textId="2CE5FF43" w:rsidR="006C559B" w:rsidRDefault="006C559B" w:rsidP="006C559B">
      <w:pPr>
        <w:pStyle w:val="Caption"/>
        <w:jc w:val="center"/>
      </w:pPr>
      <w:r>
        <w:t xml:space="preserve">Figure </w:t>
      </w:r>
      <w:r w:rsidR="009228BC">
        <w:t>3.1</w:t>
      </w:r>
      <w:r>
        <w:t xml:space="preserve"> Initial GUI Mock Up</w:t>
      </w:r>
    </w:p>
    <w:p w14:paraId="667D238A" w14:textId="77777777" w:rsidR="006C559B" w:rsidRDefault="006C559B" w:rsidP="006358E5">
      <w:pPr>
        <w:rPr>
          <w:b/>
        </w:rPr>
      </w:pPr>
    </w:p>
    <w:p w14:paraId="0F12B5CA" w14:textId="1CFAFAF5" w:rsidR="006148CF" w:rsidRDefault="006148CF" w:rsidP="006148CF">
      <w:pPr>
        <w:jc w:val="center"/>
        <w:rPr>
          <w:b/>
        </w:rPr>
      </w:pPr>
      <w:r w:rsidRPr="006148CF">
        <w:rPr>
          <w:b/>
          <w:noProof/>
        </w:rPr>
        <w:drawing>
          <wp:inline distT="0" distB="0" distL="0" distR="0" wp14:anchorId="76823929" wp14:editId="05A31793">
            <wp:extent cx="4199668" cy="3077618"/>
            <wp:effectExtent l="0" t="0" r="0" b="8890"/>
            <wp:docPr id="10" name="Picture 10" descr="C:\Users\Cameron\Documents\NCSU2016\CSC 492\Final UML\GUI Mock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meron\Documents\NCSU2016\CSC 492\Final UML\GUI MockUP.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3223" cy="3087551"/>
                    </a:xfrm>
                    <a:prstGeom prst="rect">
                      <a:avLst/>
                    </a:prstGeom>
                    <a:noFill/>
                    <a:ln>
                      <a:noFill/>
                    </a:ln>
                  </pic:spPr>
                </pic:pic>
              </a:graphicData>
            </a:graphic>
          </wp:inline>
        </w:drawing>
      </w:r>
    </w:p>
    <w:p w14:paraId="325842C1" w14:textId="67E70337" w:rsidR="006148CF" w:rsidRPr="00F62C01" w:rsidRDefault="006148CF" w:rsidP="00F62C01">
      <w:pPr>
        <w:pStyle w:val="Caption"/>
        <w:jc w:val="center"/>
      </w:pPr>
      <w:r>
        <w:t xml:space="preserve">Figure </w:t>
      </w:r>
      <w:r w:rsidR="009228BC">
        <w:t>3.2</w:t>
      </w:r>
      <w:r>
        <w:t xml:space="preserve"> Current GUI Mock Up</w:t>
      </w:r>
    </w:p>
    <w:p w14:paraId="631C4519" w14:textId="216FD840" w:rsidR="006148CF" w:rsidRDefault="006148CF" w:rsidP="006358E5">
      <w:pPr>
        <w:rPr>
          <w:b/>
        </w:rPr>
      </w:pPr>
    </w:p>
    <w:p w14:paraId="44C9C097" w14:textId="016492EB" w:rsidR="00C47A6C" w:rsidRDefault="006148CF" w:rsidP="006358E5">
      <w:r>
        <w:lastRenderedPageBreak/>
        <w:t>The GUI consists of different sections</w:t>
      </w:r>
      <w:r w:rsidR="00F62C01">
        <w:t>:</w:t>
      </w:r>
      <w:r>
        <w:t xml:space="preserve"> the Expandable Sidebar, the Mode Alert, </w:t>
      </w:r>
      <w:r w:rsidR="00F62C01">
        <w:t xml:space="preserve">and the </w:t>
      </w:r>
      <w:r>
        <w:t>Inter</w:t>
      </w:r>
      <w:r w:rsidR="00615C87">
        <w:t>active Map</w:t>
      </w:r>
      <w:r w:rsidR="00F62C01">
        <w:t xml:space="preserve"> itself</w:t>
      </w:r>
      <w:r w:rsidR="00615C87">
        <w:t xml:space="preserve">. </w:t>
      </w:r>
    </w:p>
    <w:p w14:paraId="64D119A1" w14:textId="77777777" w:rsidR="00C47A6C" w:rsidRDefault="00C47A6C" w:rsidP="006358E5"/>
    <w:p w14:paraId="58E5FF6C" w14:textId="345FDC3F" w:rsidR="006148CF" w:rsidRDefault="00615C87" w:rsidP="006358E5">
      <w:r>
        <w:t>The E</w:t>
      </w:r>
      <w:r w:rsidRPr="00224917">
        <w:rPr>
          <w:i/>
        </w:rPr>
        <w:t xml:space="preserve">xpandable </w:t>
      </w:r>
      <w:r>
        <w:rPr>
          <w:i/>
        </w:rPr>
        <w:t>S</w:t>
      </w:r>
      <w:r w:rsidRPr="00224917">
        <w:rPr>
          <w:i/>
        </w:rPr>
        <w:t>idebar</w:t>
      </w:r>
      <w:r>
        <w:t xml:space="preserve"> is composed of buttons for different views</w:t>
      </w:r>
      <w:r w:rsidR="00F62C01">
        <w:t>:</w:t>
      </w:r>
      <w:r w:rsidR="00406A7D">
        <w:t xml:space="preserve"> the Building Menu, the View Layout</w:t>
      </w:r>
      <w:r>
        <w:t xml:space="preserve">, </w:t>
      </w:r>
      <w:r w:rsidR="00406A7D">
        <w:t xml:space="preserve">Edit Layout, </w:t>
      </w:r>
      <w:r w:rsidR="00473F1D">
        <w:t>and</w:t>
      </w:r>
      <w:r w:rsidR="00406A7D">
        <w:t xml:space="preserve"> Layout Settings.</w:t>
      </w:r>
    </w:p>
    <w:p w14:paraId="7B6A8ACF" w14:textId="43895D3B" w:rsidR="00406A7D" w:rsidRDefault="00406A7D" w:rsidP="006358E5"/>
    <w:p w14:paraId="07CA8045" w14:textId="3FF45796" w:rsidR="00406A7D" w:rsidRDefault="00406A7D" w:rsidP="00C47A6C">
      <w:pPr>
        <w:ind w:firstLine="720"/>
      </w:pPr>
      <w:r>
        <w:rPr>
          <w:i/>
        </w:rPr>
        <w:t>Building Menu</w:t>
      </w:r>
      <w:r w:rsidRPr="00406A7D">
        <w:rPr>
          <w:i/>
        </w:rPr>
        <w:t xml:space="preserve"> </w:t>
      </w:r>
      <w:r w:rsidR="00F6211F">
        <w:t>provides</w:t>
      </w:r>
      <w:r>
        <w:t xml:space="preserve"> the ability to </w:t>
      </w:r>
      <w:r w:rsidR="00873161">
        <w:t>create a b</w:t>
      </w:r>
      <w:r>
        <w:t xml:space="preserve">uilding </w:t>
      </w:r>
      <w:r w:rsidR="00F6211F">
        <w:t xml:space="preserve">by </w:t>
      </w:r>
      <w:r>
        <w:t xml:space="preserve">giving </w:t>
      </w:r>
      <w:r w:rsidR="00F6211F">
        <w:t xml:space="preserve">it </w:t>
      </w:r>
      <w:r>
        <w:t xml:space="preserve">a name and </w:t>
      </w:r>
      <w:r w:rsidR="00F6211F">
        <w:t>specifying</w:t>
      </w:r>
      <w:r>
        <w:t xml:space="preserve"> the number of floors. This menu option also allows </w:t>
      </w:r>
      <w:r w:rsidR="00F6211F">
        <w:t>a user</w:t>
      </w:r>
      <w:r>
        <w:t xml:space="preserve"> to upload a blueprint </w:t>
      </w:r>
      <w:r w:rsidR="00F6211F">
        <w:t xml:space="preserve">image </w:t>
      </w:r>
      <w:r>
        <w:t>and give it a name</w:t>
      </w:r>
      <w:r w:rsidR="00F6211F">
        <w:t>. This image can then be applied</w:t>
      </w:r>
      <w:r>
        <w:t xml:space="preserve"> to one or </w:t>
      </w:r>
      <w:r w:rsidR="00F6211F">
        <w:t>more</w:t>
      </w:r>
      <w:r>
        <w:t xml:space="preserve"> floors of the building. </w:t>
      </w:r>
    </w:p>
    <w:p w14:paraId="10C7BFA6" w14:textId="54838084" w:rsidR="006C559B" w:rsidRDefault="006C559B" w:rsidP="006358E5"/>
    <w:p w14:paraId="5639B586" w14:textId="1EE473DF" w:rsidR="001F3A1F" w:rsidRDefault="006C559B" w:rsidP="00C47A6C">
      <w:pPr>
        <w:ind w:firstLine="720"/>
      </w:pPr>
      <w:r>
        <w:rPr>
          <w:i/>
        </w:rPr>
        <w:t>View Layout</w:t>
      </w:r>
      <w:r>
        <w:t xml:space="preserve"> gives the abil</w:t>
      </w:r>
      <w:r w:rsidR="00873161">
        <w:t>ity to view all the b</w:t>
      </w:r>
      <w:r>
        <w:t xml:space="preserve">uildings saved in the system. </w:t>
      </w:r>
      <w:r w:rsidR="007F2611">
        <w:t>The b</w:t>
      </w:r>
      <w:r>
        <w:t>uildings display</w:t>
      </w:r>
      <w:r w:rsidR="00873161">
        <w:t xml:space="preserve"> their status beside the</w:t>
      </w:r>
      <w:r w:rsidR="007F2611">
        <w:t>ir</w:t>
      </w:r>
      <w:r w:rsidR="00873161">
        <w:t xml:space="preserve"> name</w:t>
      </w:r>
      <w:r w:rsidR="007F2611">
        <w:t>. When a building is expanded, the different</w:t>
      </w:r>
      <w:r w:rsidR="00873161">
        <w:t xml:space="preserve"> f</w:t>
      </w:r>
      <w:r>
        <w:t xml:space="preserve">loor names and </w:t>
      </w:r>
      <w:r w:rsidR="007F2611">
        <w:t xml:space="preserve">their </w:t>
      </w:r>
      <w:r>
        <w:t xml:space="preserve">statuses can be seen and </w:t>
      </w:r>
      <w:r w:rsidR="007F2611">
        <w:t xml:space="preserve">when each floor is expanded, the </w:t>
      </w:r>
      <w:r>
        <w:t xml:space="preserve">devices </w:t>
      </w:r>
      <w:r w:rsidR="007F2611">
        <w:t>on each floor and their statuses</w:t>
      </w:r>
      <w:r>
        <w:t xml:space="preserve"> can be seen. These statuses </w:t>
      </w:r>
      <w:r w:rsidR="001F3A1F">
        <w:t xml:space="preserve">are calculated and </w:t>
      </w:r>
      <w:r>
        <w:t>update</w:t>
      </w:r>
      <w:r w:rsidR="001F3A1F">
        <w:t>d</w:t>
      </w:r>
      <w:r>
        <w:t xml:space="preserve"> at a </w:t>
      </w:r>
      <w:r w:rsidR="007F2611">
        <w:t xml:space="preserve">30 second </w:t>
      </w:r>
      <w:r>
        <w:t xml:space="preserve">time interval. </w:t>
      </w:r>
      <w:r w:rsidR="00873161">
        <w:t>A b</w:t>
      </w:r>
      <w:r>
        <w:t>uilding can have multiple floors, and each floor can have multiple devices</w:t>
      </w:r>
      <w:r w:rsidR="001F3A1F">
        <w:t xml:space="preserve">. </w:t>
      </w:r>
    </w:p>
    <w:p w14:paraId="53E61F2B" w14:textId="02ED005F" w:rsidR="006C559B" w:rsidRDefault="001F3A1F" w:rsidP="006358E5">
      <w:r>
        <w:t xml:space="preserve">The status of the building </w:t>
      </w:r>
      <w:r w:rsidR="006C559B">
        <w:t xml:space="preserve">is </w:t>
      </w:r>
      <w:r>
        <w:t xml:space="preserve">calculated to be </w:t>
      </w:r>
      <w:r w:rsidR="006C559B">
        <w:t xml:space="preserve">online </w:t>
      </w:r>
      <w:r>
        <w:t>only if all the devices on all floors are online. Even if one device</w:t>
      </w:r>
      <w:r w:rsidR="006C559B">
        <w:t xml:space="preserve"> is o</w:t>
      </w:r>
      <w:r>
        <w:t>ff</w:t>
      </w:r>
      <w:r w:rsidR="006C559B">
        <w:t>line</w:t>
      </w:r>
      <w:r>
        <w:t>,</w:t>
      </w:r>
      <w:r w:rsidR="006C559B">
        <w:t xml:space="preserve"> the whole floor </w:t>
      </w:r>
      <w:r>
        <w:t>and</w:t>
      </w:r>
      <w:r w:rsidR="006C559B">
        <w:t xml:space="preserve"> the whole building show as offline. </w:t>
      </w:r>
      <w:r>
        <w:t>Different f</w:t>
      </w:r>
      <w:r w:rsidR="006C559B">
        <w:t>loors can be view</w:t>
      </w:r>
      <w:r>
        <w:t>ed</w:t>
      </w:r>
      <w:r w:rsidR="006C559B">
        <w:t xml:space="preserve"> from this menu, and </w:t>
      </w:r>
      <w:r>
        <w:t xml:space="preserve">the </w:t>
      </w:r>
      <w:r w:rsidR="006C559B">
        <w:t xml:space="preserve">devices </w:t>
      </w:r>
      <w:r>
        <w:t xml:space="preserve">on the floor </w:t>
      </w:r>
      <w:r w:rsidR="006C559B">
        <w:t xml:space="preserve">can be </w:t>
      </w:r>
      <w:r>
        <w:t>zoomed in</w:t>
      </w:r>
      <w:r w:rsidR="006C559B">
        <w:t xml:space="preserve">to </w:t>
      </w:r>
      <w:r>
        <w:t xml:space="preserve">from </w:t>
      </w:r>
      <w:r w:rsidR="006C559B">
        <w:t>this menu as well.</w:t>
      </w:r>
    </w:p>
    <w:p w14:paraId="365D07E9" w14:textId="2A44D166" w:rsidR="006C559B" w:rsidRDefault="006C559B" w:rsidP="006358E5"/>
    <w:p w14:paraId="6595D981" w14:textId="65C15D01" w:rsidR="006C559B" w:rsidRDefault="006C559B" w:rsidP="00C47A6C">
      <w:pPr>
        <w:ind w:firstLine="720"/>
      </w:pPr>
      <w:r>
        <w:rPr>
          <w:i/>
        </w:rPr>
        <w:t xml:space="preserve">Edit Layout </w:t>
      </w:r>
      <w:r w:rsidR="001F3A1F">
        <w:t>provides</w:t>
      </w:r>
      <w:r w:rsidR="00873161">
        <w:t xml:space="preserve"> the ability to </w:t>
      </w:r>
      <w:r w:rsidR="001F3A1F">
        <w:t>select</w:t>
      </w:r>
      <w:r w:rsidR="00873161">
        <w:t xml:space="preserve"> a building</w:t>
      </w:r>
      <w:r w:rsidR="001F3A1F">
        <w:t xml:space="preserve"> and load a </w:t>
      </w:r>
      <w:r w:rsidR="00873161">
        <w:t xml:space="preserve">floor from the building. </w:t>
      </w:r>
      <w:r w:rsidR="001F3A1F">
        <w:t>Once</w:t>
      </w:r>
      <w:r w:rsidR="00873161">
        <w:t xml:space="preserve"> a floor is load</w:t>
      </w:r>
      <w:r w:rsidR="001F3A1F">
        <w:t>ed</w:t>
      </w:r>
      <w:r w:rsidR="00873161">
        <w:t xml:space="preserve">, devices from a list of all </w:t>
      </w:r>
      <w:r w:rsidR="00C63655">
        <w:t xml:space="preserve">monitored </w:t>
      </w:r>
      <w:r w:rsidR="00873161">
        <w:t>devices can be added to the layout. The devices can be moved to their real world location, and then the layout can be saved.</w:t>
      </w:r>
      <w:r w:rsidR="00C63655">
        <w:t xml:space="preserve"> The added device becomes unavailable for adding to any other floor or any other building. </w:t>
      </w:r>
    </w:p>
    <w:p w14:paraId="72A42CA6" w14:textId="365AD594" w:rsidR="00873161" w:rsidRDefault="00873161" w:rsidP="006358E5"/>
    <w:p w14:paraId="32D0C223" w14:textId="4619DE68" w:rsidR="006358E5" w:rsidRDefault="00873161" w:rsidP="00224917">
      <w:pPr>
        <w:ind w:firstLine="720"/>
      </w:pPr>
      <w:r>
        <w:rPr>
          <w:i/>
        </w:rPr>
        <w:t xml:space="preserve">Layout Settings </w:t>
      </w:r>
      <w:r>
        <w:t>gives the user the ability to print the current map.</w:t>
      </w:r>
    </w:p>
    <w:p w14:paraId="7F1E798A" w14:textId="4377AD96" w:rsidR="00873161" w:rsidRDefault="00873161" w:rsidP="006358E5"/>
    <w:p w14:paraId="3D08CC64" w14:textId="6B3DD5E5" w:rsidR="00224917" w:rsidRDefault="00224917" w:rsidP="006358E5">
      <w:r w:rsidRPr="00224917">
        <w:rPr>
          <w:iCs/>
        </w:rPr>
        <w:t xml:space="preserve">The </w:t>
      </w:r>
      <w:r>
        <w:rPr>
          <w:iCs/>
        </w:rPr>
        <w:t>M</w:t>
      </w:r>
      <w:r w:rsidRPr="00224917">
        <w:rPr>
          <w:i/>
        </w:rPr>
        <w:t xml:space="preserve">ode </w:t>
      </w:r>
      <w:r>
        <w:rPr>
          <w:i/>
        </w:rPr>
        <w:t>A</w:t>
      </w:r>
      <w:r w:rsidRPr="00224917">
        <w:rPr>
          <w:i/>
        </w:rPr>
        <w:t>lert</w:t>
      </w:r>
      <w:r w:rsidRPr="00224917">
        <w:rPr>
          <w:b/>
          <w:i/>
        </w:rPr>
        <w:t xml:space="preserve"> </w:t>
      </w:r>
      <w:r w:rsidRPr="00224917">
        <w:t xml:space="preserve">section allows users to quickly see what mode they are in, </w:t>
      </w:r>
      <w:r>
        <w:t xml:space="preserve">in </w:t>
      </w:r>
      <w:r w:rsidRPr="00224917">
        <w:t xml:space="preserve">addition to </w:t>
      </w:r>
      <w:r>
        <w:t xml:space="preserve">seeing </w:t>
      </w:r>
      <w:r w:rsidRPr="00224917">
        <w:t>what building and fl</w:t>
      </w:r>
      <w:r>
        <w:t>oor they have currently loaded.</w:t>
      </w:r>
    </w:p>
    <w:p w14:paraId="7A111997" w14:textId="77777777" w:rsidR="00224917" w:rsidRDefault="00224917" w:rsidP="006358E5"/>
    <w:p w14:paraId="614B283C" w14:textId="2EE98050" w:rsidR="00873161" w:rsidRDefault="00873161" w:rsidP="006358E5">
      <w:r>
        <w:t xml:space="preserve">The </w:t>
      </w:r>
      <w:r w:rsidRPr="00873161">
        <w:rPr>
          <w:i/>
        </w:rPr>
        <w:t>Interactive Map</w:t>
      </w:r>
      <w:r>
        <w:t xml:space="preserve"> section allows users to pan and zoom throughout the map</w:t>
      </w:r>
      <w:r w:rsidR="00224917">
        <w:t>, click on the different icons and move device icons when in edit mode</w:t>
      </w:r>
      <w:r>
        <w:t xml:space="preserve">. </w:t>
      </w:r>
      <w:r w:rsidR="00131792">
        <w:t xml:space="preserve">Information </w:t>
      </w:r>
      <w:r w:rsidR="00224917">
        <w:t>is</w:t>
      </w:r>
      <w:r w:rsidR="00131792">
        <w:t xml:space="preserve"> displayed to the user by </w:t>
      </w:r>
      <w:r w:rsidR="00224917">
        <w:t>clicking on</w:t>
      </w:r>
      <w:r w:rsidR="00131792">
        <w:t xml:space="preserve"> or hovering over the </w:t>
      </w:r>
      <w:r w:rsidR="00224917">
        <w:t>device</w:t>
      </w:r>
      <w:r w:rsidR="00131792">
        <w:t xml:space="preserve"> icons on the map.</w:t>
      </w:r>
    </w:p>
    <w:p w14:paraId="636315DB" w14:textId="2967D440" w:rsidR="00FC2D14" w:rsidRDefault="00FC2D14" w:rsidP="006358E5"/>
    <w:p w14:paraId="12A6F092" w14:textId="77777777" w:rsidR="00CF3F47" w:rsidRDefault="00CF3F47" w:rsidP="006358E5"/>
    <w:p w14:paraId="6FDA2A92" w14:textId="104B556D" w:rsidR="00FC2D14" w:rsidRDefault="00FC2D14" w:rsidP="006358E5">
      <w:pPr>
        <w:rPr>
          <w:b/>
        </w:rPr>
      </w:pPr>
      <w:r>
        <w:rPr>
          <w:b/>
        </w:rPr>
        <w:t>Web Application</w:t>
      </w:r>
    </w:p>
    <w:p w14:paraId="3518E115" w14:textId="0BB93DAF" w:rsidR="00173444" w:rsidRDefault="00173444" w:rsidP="006358E5"/>
    <w:p w14:paraId="15CDC191" w14:textId="3A0ECED0" w:rsidR="00FC2D14" w:rsidRDefault="004A5826" w:rsidP="006358E5">
      <w:r>
        <w:t xml:space="preserve">Utilizes </w:t>
      </w:r>
      <w:r w:rsidR="00CF3F47">
        <w:t>arrays and objects</w:t>
      </w:r>
      <w:r>
        <w:t xml:space="preserve"> for sending and receiving data from the </w:t>
      </w:r>
      <w:r w:rsidR="00CF3F47">
        <w:t>b</w:t>
      </w:r>
      <w:r>
        <w:t>ackend through the R</w:t>
      </w:r>
      <w:r w:rsidR="00CF3F47">
        <w:t>EST</w:t>
      </w:r>
      <w:r>
        <w:t xml:space="preserve"> API. </w:t>
      </w:r>
      <w:r w:rsidR="00CF3F47">
        <w:t xml:space="preserve">Details about the </w:t>
      </w:r>
      <w:r>
        <w:t xml:space="preserve">implementation </w:t>
      </w:r>
      <w:r w:rsidR="00CF3F47">
        <w:t>is documented</w:t>
      </w:r>
      <w:r>
        <w:t xml:space="preserve"> in the Implementation section.</w:t>
      </w:r>
    </w:p>
    <w:p w14:paraId="726355F9" w14:textId="0580FAA7" w:rsidR="006358E5" w:rsidRDefault="006358E5" w:rsidP="006358E5"/>
    <w:p w14:paraId="508D85F4" w14:textId="77777777" w:rsidR="00CF3F47" w:rsidRDefault="00CF3F47" w:rsidP="006358E5"/>
    <w:p w14:paraId="043F1E60" w14:textId="77777777" w:rsidR="009228BC" w:rsidRDefault="009228BC" w:rsidP="006358E5">
      <w:pPr>
        <w:rPr>
          <w:b/>
        </w:rPr>
      </w:pPr>
    </w:p>
    <w:p w14:paraId="4EA0138B" w14:textId="77777777" w:rsidR="009228BC" w:rsidRDefault="009228BC" w:rsidP="006358E5">
      <w:pPr>
        <w:rPr>
          <w:b/>
        </w:rPr>
      </w:pPr>
    </w:p>
    <w:p w14:paraId="60B1206C" w14:textId="77777777" w:rsidR="009228BC" w:rsidRDefault="009228BC" w:rsidP="006358E5">
      <w:pPr>
        <w:rPr>
          <w:b/>
        </w:rPr>
      </w:pPr>
    </w:p>
    <w:p w14:paraId="45E5E790" w14:textId="3A19471F" w:rsidR="00FC2D14" w:rsidRDefault="006358E5" w:rsidP="006358E5">
      <w:pPr>
        <w:rPr>
          <w:b/>
        </w:rPr>
      </w:pPr>
      <w:r w:rsidRPr="006148CF">
        <w:rPr>
          <w:b/>
        </w:rPr>
        <w:lastRenderedPageBreak/>
        <w:t>Backend</w:t>
      </w:r>
    </w:p>
    <w:p w14:paraId="24733ABC" w14:textId="77777777" w:rsidR="009228BC" w:rsidRDefault="009228BC" w:rsidP="006358E5"/>
    <w:p w14:paraId="049915EC" w14:textId="73A10B65" w:rsidR="00AB00CA" w:rsidRDefault="00AC1163" w:rsidP="006358E5">
      <w:r>
        <w:t>Rest API Endpoints</w:t>
      </w:r>
      <w:r w:rsidR="00AB00CA">
        <w:t>:</w:t>
      </w:r>
    </w:p>
    <w:p w14:paraId="6D1F6251" w14:textId="77777777" w:rsidR="00AC1163" w:rsidRPr="00AC1163" w:rsidRDefault="00AC1163" w:rsidP="006358E5"/>
    <w:tbl>
      <w:tblPr>
        <w:tblStyle w:val="TableGrid"/>
        <w:tblW w:w="9648" w:type="dxa"/>
        <w:tblLook w:val="04A0" w:firstRow="1" w:lastRow="0" w:firstColumn="1" w:lastColumn="0" w:noHBand="0" w:noVBand="1"/>
      </w:tblPr>
      <w:tblGrid>
        <w:gridCol w:w="1965"/>
        <w:gridCol w:w="2407"/>
        <w:gridCol w:w="2235"/>
        <w:gridCol w:w="3041"/>
      </w:tblGrid>
      <w:tr w:rsidR="00AA45A5" w14:paraId="23EFB784" w14:textId="77777777" w:rsidTr="00CF3F47">
        <w:trPr>
          <w:trHeight w:val="440"/>
        </w:trPr>
        <w:tc>
          <w:tcPr>
            <w:tcW w:w="1965" w:type="dxa"/>
          </w:tcPr>
          <w:p w14:paraId="364B6FF1" w14:textId="16E19913" w:rsidR="00AA45A5" w:rsidRPr="00CF3F47" w:rsidRDefault="00CF3F47" w:rsidP="00CF3F47">
            <w:pPr>
              <w:jc w:val="center"/>
              <w:rPr>
                <w:b/>
                <w:sz w:val="24"/>
                <w:szCs w:val="24"/>
              </w:rPr>
            </w:pPr>
            <w:r>
              <w:rPr>
                <w:b/>
                <w:bCs/>
                <w:sz w:val="24"/>
                <w:szCs w:val="24"/>
              </w:rPr>
              <w:br/>
            </w:r>
            <w:r w:rsidR="00AA45A5" w:rsidRPr="00CF3F47">
              <w:rPr>
                <w:b/>
                <w:sz w:val="24"/>
                <w:szCs w:val="24"/>
              </w:rPr>
              <w:t>Endpoint</w:t>
            </w:r>
          </w:p>
        </w:tc>
        <w:tc>
          <w:tcPr>
            <w:tcW w:w="2407" w:type="dxa"/>
          </w:tcPr>
          <w:p w14:paraId="67BA3C46" w14:textId="77777777" w:rsidR="00CF3F47" w:rsidRDefault="00CF3F47" w:rsidP="00CF3F47">
            <w:pPr>
              <w:jc w:val="center"/>
              <w:rPr>
                <w:b/>
                <w:bCs/>
                <w:sz w:val="24"/>
                <w:szCs w:val="24"/>
              </w:rPr>
            </w:pPr>
          </w:p>
          <w:p w14:paraId="07123EDB" w14:textId="7D9D3194" w:rsidR="00AA45A5" w:rsidRPr="00CF3F47" w:rsidRDefault="00AA45A5" w:rsidP="00CF3F47">
            <w:pPr>
              <w:jc w:val="center"/>
              <w:rPr>
                <w:b/>
                <w:sz w:val="24"/>
                <w:szCs w:val="24"/>
              </w:rPr>
            </w:pPr>
            <w:r w:rsidRPr="00CF3F47">
              <w:rPr>
                <w:b/>
                <w:sz w:val="24"/>
                <w:szCs w:val="24"/>
              </w:rPr>
              <w:t>HTTP Verb</w:t>
            </w:r>
          </w:p>
        </w:tc>
        <w:tc>
          <w:tcPr>
            <w:tcW w:w="2235" w:type="dxa"/>
          </w:tcPr>
          <w:p w14:paraId="75DB2349" w14:textId="77777777" w:rsidR="00CF3F47" w:rsidRDefault="00CF3F47" w:rsidP="00CF3F47">
            <w:pPr>
              <w:jc w:val="center"/>
              <w:rPr>
                <w:b/>
                <w:bCs/>
                <w:sz w:val="24"/>
                <w:szCs w:val="24"/>
              </w:rPr>
            </w:pPr>
          </w:p>
          <w:p w14:paraId="620203EA" w14:textId="6836F113" w:rsidR="00AA45A5" w:rsidRPr="00CF3F47" w:rsidRDefault="00AA45A5" w:rsidP="00CF3F47">
            <w:pPr>
              <w:jc w:val="center"/>
              <w:rPr>
                <w:b/>
                <w:sz w:val="24"/>
                <w:szCs w:val="24"/>
              </w:rPr>
            </w:pPr>
            <w:r w:rsidRPr="00CF3F47">
              <w:rPr>
                <w:b/>
                <w:sz w:val="24"/>
                <w:szCs w:val="24"/>
              </w:rPr>
              <w:t>Post Body</w:t>
            </w:r>
          </w:p>
        </w:tc>
        <w:tc>
          <w:tcPr>
            <w:tcW w:w="3041" w:type="dxa"/>
          </w:tcPr>
          <w:p w14:paraId="45A351FC" w14:textId="77777777" w:rsidR="00CF3F47" w:rsidRDefault="00CF3F47" w:rsidP="00CF3F47">
            <w:pPr>
              <w:jc w:val="center"/>
              <w:rPr>
                <w:b/>
                <w:bCs/>
                <w:sz w:val="24"/>
                <w:szCs w:val="24"/>
              </w:rPr>
            </w:pPr>
          </w:p>
          <w:p w14:paraId="025D163B" w14:textId="4686D94A" w:rsidR="00AA45A5" w:rsidRPr="00CF3F47" w:rsidRDefault="00AA45A5" w:rsidP="00CF3F47">
            <w:pPr>
              <w:jc w:val="center"/>
              <w:rPr>
                <w:b/>
                <w:sz w:val="24"/>
                <w:szCs w:val="24"/>
              </w:rPr>
            </w:pPr>
            <w:r w:rsidRPr="00CF3F47">
              <w:rPr>
                <w:b/>
                <w:sz w:val="24"/>
                <w:szCs w:val="24"/>
              </w:rPr>
              <w:t>Result</w:t>
            </w:r>
          </w:p>
        </w:tc>
      </w:tr>
      <w:tr w:rsidR="00AA45A5" w14:paraId="04DF6B30" w14:textId="77777777" w:rsidTr="00AC1163">
        <w:tc>
          <w:tcPr>
            <w:tcW w:w="1965" w:type="dxa"/>
          </w:tcPr>
          <w:p w14:paraId="3E601AFF" w14:textId="73393B42" w:rsidR="00AA45A5" w:rsidRDefault="00AA45A5" w:rsidP="006358E5">
            <w:pPr>
              <w:rPr>
                <w:i/>
              </w:rPr>
            </w:pPr>
            <w:r>
              <w:rPr>
                <w:i/>
              </w:rPr>
              <w:t>/blueprinttable</w:t>
            </w:r>
          </w:p>
        </w:tc>
        <w:tc>
          <w:tcPr>
            <w:tcW w:w="2407" w:type="dxa"/>
          </w:tcPr>
          <w:p w14:paraId="07F86C87" w14:textId="02DE651A" w:rsidR="00AA45A5" w:rsidRPr="003E7614" w:rsidRDefault="003E7614" w:rsidP="006358E5">
            <w:r>
              <w:t>GET</w:t>
            </w:r>
          </w:p>
        </w:tc>
        <w:tc>
          <w:tcPr>
            <w:tcW w:w="2235" w:type="dxa"/>
          </w:tcPr>
          <w:p w14:paraId="606819E2" w14:textId="47C4E4F4" w:rsidR="00AA45A5" w:rsidRPr="003E7614" w:rsidRDefault="007A40F3" w:rsidP="006358E5">
            <w:r>
              <w:t>none</w:t>
            </w:r>
          </w:p>
        </w:tc>
        <w:tc>
          <w:tcPr>
            <w:tcW w:w="3041" w:type="dxa"/>
          </w:tcPr>
          <w:p w14:paraId="7472793C" w14:textId="77777777" w:rsidR="00AB00CA" w:rsidRDefault="007A40F3" w:rsidP="00AB00CA">
            <w:r>
              <w:t xml:space="preserve">Returns a list of all of the </w:t>
            </w:r>
            <w:r w:rsidR="00AB00CA" w:rsidRPr="00AB00CA">
              <w:t xml:space="preserve">saved </w:t>
            </w:r>
            <w:r>
              <w:t xml:space="preserve">blueprints </w:t>
            </w:r>
            <w:r w:rsidR="00AB00CA">
              <w:t>as a</w:t>
            </w:r>
            <w:r>
              <w:t xml:space="preserve"> JSON string</w:t>
            </w:r>
            <w:r w:rsidR="00AB00CA">
              <w:t>.</w:t>
            </w:r>
          </w:p>
          <w:p w14:paraId="14B5DEB4" w14:textId="66A1ED74" w:rsidR="00AA45A5" w:rsidRPr="007A40F3" w:rsidRDefault="00AA45A5" w:rsidP="006358E5"/>
        </w:tc>
      </w:tr>
      <w:tr w:rsidR="00AA45A5" w14:paraId="445C27F8" w14:textId="77777777" w:rsidTr="00AC1163">
        <w:tc>
          <w:tcPr>
            <w:tcW w:w="1965" w:type="dxa"/>
          </w:tcPr>
          <w:p w14:paraId="0A1FC45E" w14:textId="35E4D906" w:rsidR="00AA45A5" w:rsidRDefault="00AA45A5" w:rsidP="006358E5">
            <w:pPr>
              <w:rPr>
                <w:i/>
              </w:rPr>
            </w:pPr>
            <w:r>
              <w:rPr>
                <w:i/>
              </w:rPr>
              <w:t>/blueprint/{name}</w:t>
            </w:r>
          </w:p>
        </w:tc>
        <w:tc>
          <w:tcPr>
            <w:tcW w:w="2407" w:type="dxa"/>
          </w:tcPr>
          <w:p w14:paraId="7FBCF8E6" w14:textId="283ECDA1" w:rsidR="00AA45A5" w:rsidRPr="003E7614" w:rsidRDefault="003E7614" w:rsidP="006358E5">
            <w:r>
              <w:t>GET</w:t>
            </w:r>
          </w:p>
        </w:tc>
        <w:tc>
          <w:tcPr>
            <w:tcW w:w="2235" w:type="dxa"/>
          </w:tcPr>
          <w:p w14:paraId="0FA59CF3" w14:textId="3E02B4E6" w:rsidR="00AA45A5" w:rsidRPr="003E7614" w:rsidRDefault="007A40F3" w:rsidP="006358E5">
            <w:r>
              <w:t>none</w:t>
            </w:r>
          </w:p>
        </w:tc>
        <w:tc>
          <w:tcPr>
            <w:tcW w:w="3041" w:type="dxa"/>
          </w:tcPr>
          <w:p w14:paraId="5F82C076" w14:textId="2177705E" w:rsidR="00AA45A5" w:rsidRPr="007A40F3" w:rsidRDefault="00B4345F" w:rsidP="006358E5">
            <w:r>
              <w:t xml:space="preserve">Returns </w:t>
            </w:r>
            <w:r w:rsidR="00AB00CA">
              <w:t>a</w:t>
            </w:r>
            <w:r>
              <w:t xml:space="preserve"> JSON string </w:t>
            </w:r>
            <w:r w:rsidR="00AB00CA">
              <w:t>containing t</w:t>
            </w:r>
            <w:r w:rsidR="00CA502A">
              <w:t xml:space="preserve">he details </w:t>
            </w:r>
            <w:r>
              <w:t xml:space="preserve">of the </w:t>
            </w:r>
            <w:r w:rsidR="00CA502A">
              <w:t>specified</w:t>
            </w:r>
            <w:r w:rsidR="00AB00CA">
              <w:t xml:space="preserve"> </w:t>
            </w:r>
            <w:r w:rsidR="00752C32">
              <w:t>blueprint</w:t>
            </w:r>
            <w:r w:rsidR="00AB00CA">
              <w:t>.</w:t>
            </w:r>
          </w:p>
        </w:tc>
      </w:tr>
      <w:tr w:rsidR="00AA45A5" w14:paraId="0FA02FE0" w14:textId="77777777" w:rsidTr="00AC1163">
        <w:tc>
          <w:tcPr>
            <w:tcW w:w="1965" w:type="dxa"/>
          </w:tcPr>
          <w:p w14:paraId="1E761B3B" w14:textId="1763C851" w:rsidR="00AA45A5" w:rsidRDefault="00AA45A5" w:rsidP="006358E5">
            <w:pPr>
              <w:rPr>
                <w:i/>
              </w:rPr>
            </w:pPr>
            <w:r>
              <w:rPr>
                <w:i/>
              </w:rPr>
              <w:t>/blueprint</w:t>
            </w:r>
          </w:p>
        </w:tc>
        <w:tc>
          <w:tcPr>
            <w:tcW w:w="2407" w:type="dxa"/>
          </w:tcPr>
          <w:p w14:paraId="33FF5A83" w14:textId="0CAA341C" w:rsidR="00AA45A5" w:rsidRPr="003E7614" w:rsidRDefault="003E7614" w:rsidP="006358E5">
            <w:r>
              <w:t>POST</w:t>
            </w:r>
          </w:p>
        </w:tc>
        <w:tc>
          <w:tcPr>
            <w:tcW w:w="2235" w:type="dxa"/>
          </w:tcPr>
          <w:p w14:paraId="66401048" w14:textId="2D1EDAD9" w:rsidR="00AA45A5" w:rsidRPr="003E7614" w:rsidRDefault="00B84B37" w:rsidP="006358E5">
            <w:r>
              <w:t>JSON String</w:t>
            </w:r>
          </w:p>
        </w:tc>
        <w:tc>
          <w:tcPr>
            <w:tcW w:w="3041" w:type="dxa"/>
          </w:tcPr>
          <w:p w14:paraId="42BD78F1" w14:textId="7E1D9621" w:rsidR="00AA45A5" w:rsidRPr="007A40F3" w:rsidRDefault="00752C32" w:rsidP="006358E5">
            <w:r>
              <w:t xml:space="preserve">Accepts a JSON string </w:t>
            </w:r>
            <w:r w:rsidR="00AB00CA">
              <w:t xml:space="preserve">containing the details of a blueprint </w:t>
            </w:r>
            <w:r>
              <w:t xml:space="preserve">and saves it in the </w:t>
            </w:r>
            <w:r w:rsidR="00CA502A">
              <w:t>corresponding blueprint file</w:t>
            </w:r>
            <w:r>
              <w:t>.</w:t>
            </w:r>
          </w:p>
        </w:tc>
      </w:tr>
      <w:tr w:rsidR="00AA45A5" w14:paraId="7459AB1E" w14:textId="77777777" w:rsidTr="00AC1163">
        <w:tc>
          <w:tcPr>
            <w:tcW w:w="1965" w:type="dxa"/>
          </w:tcPr>
          <w:p w14:paraId="0F59650B" w14:textId="29E66BE1" w:rsidR="00AA45A5" w:rsidRDefault="00AA45A5" w:rsidP="006358E5">
            <w:pPr>
              <w:rPr>
                <w:i/>
              </w:rPr>
            </w:pPr>
            <w:r>
              <w:rPr>
                <w:i/>
              </w:rPr>
              <w:t>/buildingList</w:t>
            </w:r>
          </w:p>
        </w:tc>
        <w:tc>
          <w:tcPr>
            <w:tcW w:w="2407" w:type="dxa"/>
          </w:tcPr>
          <w:p w14:paraId="7386011A" w14:textId="427622B2" w:rsidR="00AA45A5" w:rsidRPr="003E7614" w:rsidRDefault="003E7614" w:rsidP="006358E5">
            <w:r>
              <w:t>GET</w:t>
            </w:r>
          </w:p>
        </w:tc>
        <w:tc>
          <w:tcPr>
            <w:tcW w:w="2235" w:type="dxa"/>
          </w:tcPr>
          <w:p w14:paraId="76E545CB" w14:textId="2D8C38DB" w:rsidR="00AA45A5" w:rsidRPr="003E7614" w:rsidRDefault="007A40F3" w:rsidP="006358E5">
            <w:r>
              <w:t>none</w:t>
            </w:r>
          </w:p>
        </w:tc>
        <w:tc>
          <w:tcPr>
            <w:tcW w:w="3041" w:type="dxa"/>
          </w:tcPr>
          <w:p w14:paraId="54B3669E" w14:textId="6797D001" w:rsidR="00AA45A5" w:rsidRPr="007A40F3" w:rsidRDefault="00752C32" w:rsidP="006358E5">
            <w:r>
              <w:t xml:space="preserve">Returns a JSON </w:t>
            </w:r>
            <w:r w:rsidR="00CA502A">
              <w:t>s</w:t>
            </w:r>
            <w:r>
              <w:t xml:space="preserve">tring </w:t>
            </w:r>
            <w:r w:rsidR="00AB00CA">
              <w:t>representation</w:t>
            </w:r>
            <w:r>
              <w:t xml:space="preserve"> of all buildings</w:t>
            </w:r>
            <w:r w:rsidR="00AB00CA">
              <w:t>,</w:t>
            </w:r>
            <w:r>
              <w:t xml:space="preserve"> their floors</w:t>
            </w:r>
            <w:r w:rsidR="00AB00CA">
              <w:t>,</w:t>
            </w:r>
            <w:r w:rsidR="00CA502A">
              <w:t xml:space="preserve"> the devices on each floor and </w:t>
            </w:r>
            <w:r>
              <w:t>their statuses.</w:t>
            </w:r>
          </w:p>
        </w:tc>
      </w:tr>
      <w:tr w:rsidR="00AA45A5" w14:paraId="7425D47B" w14:textId="77777777" w:rsidTr="00AC1163">
        <w:tc>
          <w:tcPr>
            <w:tcW w:w="1965" w:type="dxa"/>
          </w:tcPr>
          <w:p w14:paraId="2F0691D1" w14:textId="38552297" w:rsidR="00AA45A5" w:rsidRDefault="00AA45A5" w:rsidP="006358E5">
            <w:pPr>
              <w:rPr>
                <w:i/>
              </w:rPr>
            </w:pPr>
            <w:r>
              <w:rPr>
                <w:i/>
              </w:rPr>
              <w:t>/building/{name}</w:t>
            </w:r>
          </w:p>
        </w:tc>
        <w:tc>
          <w:tcPr>
            <w:tcW w:w="2407" w:type="dxa"/>
          </w:tcPr>
          <w:p w14:paraId="2A14BDF1" w14:textId="2E25EE54" w:rsidR="00AA45A5" w:rsidRPr="003E7614" w:rsidRDefault="003E7614" w:rsidP="006358E5">
            <w:r>
              <w:t>GET</w:t>
            </w:r>
          </w:p>
        </w:tc>
        <w:tc>
          <w:tcPr>
            <w:tcW w:w="2235" w:type="dxa"/>
          </w:tcPr>
          <w:p w14:paraId="78C7972C" w14:textId="14167C5B" w:rsidR="00AA45A5" w:rsidRPr="003E7614" w:rsidRDefault="007A40F3" w:rsidP="006358E5">
            <w:r>
              <w:t>none</w:t>
            </w:r>
          </w:p>
        </w:tc>
        <w:tc>
          <w:tcPr>
            <w:tcW w:w="3041" w:type="dxa"/>
          </w:tcPr>
          <w:p w14:paraId="1BFF5DE9" w14:textId="49A0C096" w:rsidR="00AA45A5" w:rsidRPr="007A40F3" w:rsidRDefault="00752C32" w:rsidP="006358E5">
            <w:r>
              <w:t xml:space="preserve">Returns a JSON </w:t>
            </w:r>
            <w:r w:rsidR="00CA502A">
              <w:t>s</w:t>
            </w:r>
            <w:r>
              <w:t xml:space="preserve">tring </w:t>
            </w:r>
            <w:r w:rsidR="00CA502A" w:rsidRPr="00CA502A">
              <w:t>c</w:t>
            </w:r>
            <w:r w:rsidR="00CA502A">
              <w:t>ontaining the details</w:t>
            </w:r>
            <w:r>
              <w:t xml:space="preserve"> of </w:t>
            </w:r>
            <w:r w:rsidR="00CA502A">
              <w:t>the specified</w:t>
            </w:r>
            <w:r w:rsidR="00363954">
              <w:t xml:space="preserve"> building.</w:t>
            </w:r>
          </w:p>
        </w:tc>
      </w:tr>
      <w:tr w:rsidR="00AA45A5" w14:paraId="1FCA4CD2" w14:textId="77777777" w:rsidTr="00AC1163">
        <w:tc>
          <w:tcPr>
            <w:tcW w:w="1965" w:type="dxa"/>
          </w:tcPr>
          <w:p w14:paraId="111E52A1" w14:textId="52CDD884" w:rsidR="00AA45A5" w:rsidRDefault="00AA45A5" w:rsidP="006358E5">
            <w:pPr>
              <w:rPr>
                <w:i/>
              </w:rPr>
            </w:pPr>
            <w:r>
              <w:rPr>
                <w:i/>
              </w:rPr>
              <w:t>/building</w:t>
            </w:r>
          </w:p>
        </w:tc>
        <w:tc>
          <w:tcPr>
            <w:tcW w:w="2407" w:type="dxa"/>
          </w:tcPr>
          <w:p w14:paraId="5354B6D7" w14:textId="022309EA" w:rsidR="00AA45A5" w:rsidRPr="003E7614" w:rsidRDefault="003E7614" w:rsidP="006358E5">
            <w:r>
              <w:t>POST</w:t>
            </w:r>
          </w:p>
        </w:tc>
        <w:tc>
          <w:tcPr>
            <w:tcW w:w="2235" w:type="dxa"/>
          </w:tcPr>
          <w:p w14:paraId="73F73377" w14:textId="788FE54E" w:rsidR="00AA45A5" w:rsidRPr="003E7614" w:rsidRDefault="007A40F3" w:rsidP="006358E5">
            <w:r>
              <w:t>JSON String</w:t>
            </w:r>
          </w:p>
        </w:tc>
        <w:tc>
          <w:tcPr>
            <w:tcW w:w="3041" w:type="dxa"/>
          </w:tcPr>
          <w:p w14:paraId="6D7E4281" w14:textId="116B1A1B" w:rsidR="00AA45A5" w:rsidRPr="007A40F3" w:rsidRDefault="00363954" w:rsidP="006358E5">
            <w:r>
              <w:t xml:space="preserve">Accepts a JSON </w:t>
            </w:r>
            <w:r w:rsidR="00CA502A">
              <w:t>s</w:t>
            </w:r>
            <w:r>
              <w:t xml:space="preserve">tring </w:t>
            </w:r>
            <w:r w:rsidR="00CA502A">
              <w:t>containing the details of a building and stores it</w:t>
            </w:r>
            <w:r>
              <w:t xml:space="preserve"> in </w:t>
            </w:r>
            <w:r w:rsidR="00CA502A">
              <w:t xml:space="preserve">the corresponding </w:t>
            </w:r>
            <w:r>
              <w:t>building file</w:t>
            </w:r>
            <w:r w:rsidR="00CA502A">
              <w:t>.</w:t>
            </w:r>
          </w:p>
        </w:tc>
      </w:tr>
      <w:tr w:rsidR="00AA45A5" w14:paraId="1C3DC0DA" w14:textId="77777777" w:rsidTr="00AC1163">
        <w:tc>
          <w:tcPr>
            <w:tcW w:w="1965" w:type="dxa"/>
          </w:tcPr>
          <w:p w14:paraId="3981A4DA" w14:textId="25B010AD" w:rsidR="00AA45A5" w:rsidRDefault="00AA45A5" w:rsidP="006358E5">
            <w:pPr>
              <w:rPr>
                <w:i/>
              </w:rPr>
            </w:pPr>
            <w:r>
              <w:rPr>
                <w:i/>
              </w:rPr>
              <w:t>/buildingListName</w:t>
            </w:r>
          </w:p>
        </w:tc>
        <w:tc>
          <w:tcPr>
            <w:tcW w:w="2407" w:type="dxa"/>
          </w:tcPr>
          <w:p w14:paraId="3D9E1909" w14:textId="0BB98DA1" w:rsidR="00AA45A5" w:rsidRPr="003E7614" w:rsidRDefault="003E7614" w:rsidP="006358E5">
            <w:r>
              <w:t>GET</w:t>
            </w:r>
          </w:p>
        </w:tc>
        <w:tc>
          <w:tcPr>
            <w:tcW w:w="2235" w:type="dxa"/>
          </w:tcPr>
          <w:p w14:paraId="75333FF0" w14:textId="43D5A831" w:rsidR="00AA45A5" w:rsidRPr="003E7614" w:rsidRDefault="007A40F3" w:rsidP="006358E5">
            <w:r>
              <w:t>none</w:t>
            </w:r>
          </w:p>
        </w:tc>
        <w:tc>
          <w:tcPr>
            <w:tcW w:w="3041" w:type="dxa"/>
          </w:tcPr>
          <w:p w14:paraId="4A28D9F1" w14:textId="44B6327B" w:rsidR="00AA45A5" w:rsidRPr="007A40F3" w:rsidRDefault="00363954" w:rsidP="006358E5">
            <w:r>
              <w:t xml:space="preserve">Returns a list of names of </w:t>
            </w:r>
            <w:r w:rsidR="00CA502A">
              <w:t xml:space="preserve">all </w:t>
            </w:r>
            <w:r>
              <w:t>the buildings</w:t>
            </w:r>
            <w:r w:rsidR="00CA502A">
              <w:t>.</w:t>
            </w:r>
          </w:p>
        </w:tc>
      </w:tr>
      <w:tr w:rsidR="00AA45A5" w14:paraId="619301DB" w14:textId="77777777" w:rsidTr="00AC1163">
        <w:tc>
          <w:tcPr>
            <w:tcW w:w="1965" w:type="dxa"/>
          </w:tcPr>
          <w:p w14:paraId="4B1AEB27" w14:textId="17E1FF83" w:rsidR="00AA45A5" w:rsidRDefault="00AA45A5" w:rsidP="006358E5">
            <w:pPr>
              <w:rPr>
                <w:i/>
              </w:rPr>
            </w:pPr>
            <w:r>
              <w:rPr>
                <w:i/>
              </w:rPr>
              <w:t>/layout</w:t>
            </w:r>
            <w:r w:rsidR="003E7614">
              <w:rPr>
                <w:i/>
              </w:rPr>
              <w:t>/{name}</w:t>
            </w:r>
          </w:p>
        </w:tc>
        <w:tc>
          <w:tcPr>
            <w:tcW w:w="2407" w:type="dxa"/>
          </w:tcPr>
          <w:p w14:paraId="62BC1174" w14:textId="4B1365A9" w:rsidR="00AA45A5" w:rsidRPr="003E7614" w:rsidRDefault="003E7614" w:rsidP="006358E5">
            <w:r>
              <w:t>GET</w:t>
            </w:r>
          </w:p>
        </w:tc>
        <w:tc>
          <w:tcPr>
            <w:tcW w:w="2235" w:type="dxa"/>
          </w:tcPr>
          <w:p w14:paraId="63F68A9F" w14:textId="76D66C8D" w:rsidR="00AA45A5" w:rsidRPr="003E7614" w:rsidRDefault="007A40F3" w:rsidP="006358E5">
            <w:r>
              <w:t>none</w:t>
            </w:r>
          </w:p>
        </w:tc>
        <w:tc>
          <w:tcPr>
            <w:tcW w:w="3041" w:type="dxa"/>
          </w:tcPr>
          <w:p w14:paraId="0430DCCB" w14:textId="25175364" w:rsidR="00AA45A5" w:rsidRPr="007A40F3" w:rsidRDefault="00363954" w:rsidP="006358E5">
            <w:r>
              <w:t>Returns all the markers and their locations</w:t>
            </w:r>
            <w:r w:rsidR="00382B9C" w:rsidRPr="00382B9C">
              <w:t xml:space="preserve"> </w:t>
            </w:r>
            <w:r w:rsidR="00382B9C">
              <w:t xml:space="preserve">on </w:t>
            </w:r>
            <w:r w:rsidR="00CA502A">
              <w:t xml:space="preserve">the specified </w:t>
            </w:r>
            <w:r>
              <w:t>layout.</w:t>
            </w:r>
          </w:p>
        </w:tc>
      </w:tr>
      <w:tr w:rsidR="00AA45A5" w14:paraId="27872626" w14:textId="77777777" w:rsidTr="00AC1163">
        <w:tc>
          <w:tcPr>
            <w:tcW w:w="1965" w:type="dxa"/>
          </w:tcPr>
          <w:p w14:paraId="4FD112D2" w14:textId="4DBF87B5" w:rsidR="00AA45A5" w:rsidRDefault="00AA45A5" w:rsidP="006358E5">
            <w:pPr>
              <w:rPr>
                <w:i/>
              </w:rPr>
            </w:pPr>
            <w:r>
              <w:rPr>
                <w:i/>
              </w:rPr>
              <w:t>/setNotes</w:t>
            </w:r>
          </w:p>
        </w:tc>
        <w:tc>
          <w:tcPr>
            <w:tcW w:w="2407" w:type="dxa"/>
          </w:tcPr>
          <w:p w14:paraId="22CBE439" w14:textId="2C8ED89B" w:rsidR="00AA45A5" w:rsidRPr="003E7614" w:rsidRDefault="003E7614" w:rsidP="006358E5">
            <w:r>
              <w:t>POST</w:t>
            </w:r>
          </w:p>
        </w:tc>
        <w:tc>
          <w:tcPr>
            <w:tcW w:w="2235" w:type="dxa"/>
          </w:tcPr>
          <w:p w14:paraId="02FF21B2" w14:textId="59FDCE7E" w:rsidR="00AA45A5" w:rsidRPr="003E7614" w:rsidRDefault="007A40F3" w:rsidP="006358E5">
            <w:r>
              <w:t>JSON String</w:t>
            </w:r>
          </w:p>
        </w:tc>
        <w:tc>
          <w:tcPr>
            <w:tcW w:w="3041" w:type="dxa"/>
          </w:tcPr>
          <w:p w14:paraId="10BC6BFB" w14:textId="00C7FB78" w:rsidR="00AA45A5" w:rsidRPr="007A40F3" w:rsidRDefault="00363954" w:rsidP="006358E5">
            <w:r>
              <w:t xml:space="preserve">Accepts </w:t>
            </w:r>
            <w:r w:rsidR="00382B9C">
              <w:t xml:space="preserve">a JSON string containing </w:t>
            </w:r>
            <w:r>
              <w:t xml:space="preserve">the notes for </w:t>
            </w:r>
            <w:r w:rsidR="00382B9C">
              <w:t>a</w:t>
            </w:r>
            <w:r>
              <w:t xml:space="preserve"> device and saves it in </w:t>
            </w:r>
            <w:r w:rsidR="00382B9C">
              <w:t xml:space="preserve">the corresponding </w:t>
            </w:r>
            <w:r>
              <w:t>file</w:t>
            </w:r>
            <w:r w:rsidR="00382B9C">
              <w:t>.</w:t>
            </w:r>
          </w:p>
        </w:tc>
      </w:tr>
      <w:tr w:rsidR="00AA45A5" w14:paraId="51A68769" w14:textId="77777777" w:rsidTr="00AC1163">
        <w:tc>
          <w:tcPr>
            <w:tcW w:w="1965" w:type="dxa"/>
          </w:tcPr>
          <w:p w14:paraId="5C59C7F7" w14:textId="1D710305" w:rsidR="00AA45A5" w:rsidRDefault="00AA45A5" w:rsidP="006358E5">
            <w:pPr>
              <w:rPr>
                <w:i/>
              </w:rPr>
            </w:pPr>
            <w:r>
              <w:rPr>
                <w:i/>
              </w:rPr>
              <w:t>/getNotes</w:t>
            </w:r>
            <w:r w:rsidR="003E7614">
              <w:rPr>
                <w:i/>
              </w:rPr>
              <w:t>/{name}</w:t>
            </w:r>
          </w:p>
        </w:tc>
        <w:tc>
          <w:tcPr>
            <w:tcW w:w="2407" w:type="dxa"/>
          </w:tcPr>
          <w:p w14:paraId="7B59409E" w14:textId="34F9D899" w:rsidR="00AA45A5" w:rsidRPr="003E7614" w:rsidRDefault="003E7614" w:rsidP="006358E5">
            <w:r>
              <w:t>GET</w:t>
            </w:r>
          </w:p>
        </w:tc>
        <w:tc>
          <w:tcPr>
            <w:tcW w:w="2235" w:type="dxa"/>
          </w:tcPr>
          <w:p w14:paraId="2A10F133" w14:textId="69D98361" w:rsidR="00AA45A5" w:rsidRPr="003E7614" w:rsidRDefault="007A40F3" w:rsidP="006358E5">
            <w:r>
              <w:t>none</w:t>
            </w:r>
          </w:p>
        </w:tc>
        <w:tc>
          <w:tcPr>
            <w:tcW w:w="3041" w:type="dxa"/>
          </w:tcPr>
          <w:p w14:paraId="6701F87B" w14:textId="66949318" w:rsidR="00AA45A5" w:rsidRPr="007A40F3" w:rsidRDefault="00AC1163" w:rsidP="006358E5">
            <w:r>
              <w:t xml:space="preserve">Returns the notes for </w:t>
            </w:r>
            <w:r w:rsidR="00382B9C">
              <w:t>the</w:t>
            </w:r>
            <w:r>
              <w:t xml:space="preserve"> specified</w:t>
            </w:r>
            <w:r w:rsidR="00382B9C">
              <w:t xml:space="preserve"> device, if it exists.</w:t>
            </w:r>
          </w:p>
        </w:tc>
      </w:tr>
      <w:tr w:rsidR="00AA45A5" w14:paraId="6E067A8A" w14:textId="77777777" w:rsidTr="00AC1163">
        <w:tc>
          <w:tcPr>
            <w:tcW w:w="1965" w:type="dxa"/>
          </w:tcPr>
          <w:p w14:paraId="498876F8" w14:textId="4D19B6ED" w:rsidR="00AA45A5" w:rsidRDefault="00AA45A5" w:rsidP="006358E5">
            <w:pPr>
              <w:rPr>
                <w:i/>
              </w:rPr>
            </w:pPr>
            <w:r>
              <w:rPr>
                <w:i/>
              </w:rPr>
              <w:t>/error</w:t>
            </w:r>
          </w:p>
        </w:tc>
        <w:tc>
          <w:tcPr>
            <w:tcW w:w="2407" w:type="dxa"/>
          </w:tcPr>
          <w:p w14:paraId="1348ECBA" w14:textId="0221CBA4" w:rsidR="00AA45A5" w:rsidRDefault="007A40F3" w:rsidP="006358E5">
            <w:pPr>
              <w:rPr>
                <w:i/>
              </w:rPr>
            </w:pPr>
            <w:r>
              <w:rPr>
                <w:i/>
              </w:rPr>
              <w:t>GET</w:t>
            </w:r>
          </w:p>
        </w:tc>
        <w:tc>
          <w:tcPr>
            <w:tcW w:w="2235" w:type="dxa"/>
          </w:tcPr>
          <w:p w14:paraId="6FAE4CDF" w14:textId="5B103428" w:rsidR="00AA45A5" w:rsidRDefault="007A40F3" w:rsidP="006358E5">
            <w:pPr>
              <w:rPr>
                <w:i/>
              </w:rPr>
            </w:pPr>
            <w:r>
              <w:rPr>
                <w:i/>
              </w:rPr>
              <w:t>none</w:t>
            </w:r>
          </w:p>
        </w:tc>
        <w:tc>
          <w:tcPr>
            <w:tcW w:w="3041" w:type="dxa"/>
          </w:tcPr>
          <w:p w14:paraId="0CC7F4C9" w14:textId="4FD29C28" w:rsidR="00AA45A5" w:rsidRPr="007A40F3" w:rsidRDefault="00AC1163" w:rsidP="006358E5">
            <w:r>
              <w:t>Displays an error page.</w:t>
            </w:r>
          </w:p>
        </w:tc>
      </w:tr>
    </w:tbl>
    <w:p w14:paraId="6B338A2F" w14:textId="4B1AAB07" w:rsidR="00974216" w:rsidRDefault="00382B9C" w:rsidP="00974216">
      <w:pPr>
        <w:pStyle w:val="Caption"/>
        <w:jc w:val="center"/>
      </w:pPr>
      <w:r>
        <w:br/>
      </w:r>
      <w:r w:rsidR="00974216">
        <w:t xml:space="preserve">Figure </w:t>
      </w:r>
      <w:r w:rsidR="009228BC">
        <w:t>4</w:t>
      </w:r>
      <w:r w:rsidR="00974216">
        <w:t xml:space="preserve"> Rest API Endpoints</w:t>
      </w:r>
    </w:p>
    <w:p w14:paraId="64AD1963" w14:textId="77777777" w:rsidR="00AB49F4" w:rsidRDefault="00AB49F4" w:rsidP="006358E5">
      <w:pPr>
        <w:rPr>
          <w:i/>
        </w:rPr>
      </w:pPr>
    </w:p>
    <w:p w14:paraId="72CDDD31" w14:textId="0C61389E" w:rsidR="00173444" w:rsidRDefault="00173444" w:rsidP="006358E5"/>
    <w:p w14:paraId="58958827" w14:textId="1F7349F5" w:rsidR="009228BC" w:rsidRDefault="009228BC" w:rsidP="006358E5"/>
    <w:p w14:paraId="4949634D" w14:textId="77777777" w:rsidR="009228BC" w:rsidRDefault="009228BC" w:rsidP="006358E5"/>
    <w:p w14:paraId="25ADD87D" w14:textId="77777777" w:rsidR="009228BC" w:rsidRDefault="009228BC" w:rsidP="006358E5"/>
    <w:p w14:paraId="5F26E070" w14:textId="48524782" w:rsidR="00974216" w:rsidRDefault="00173444" w:rsidP="006358E5">
      <w:pPr>
        <w:rPr>
          <w:b/>
        </w:rPr>
      </w:pPr>
      <w:r>
        <w:rPr>
          <w:b/>
        </w:rPr>
        <w:lastRenderedPageBreak/>
        <w:t>File Formats</w:t>
      </w:r>
      <w:r w:rsidR="00136897">
        <w:rPr>
          <w:b/>
        </w:rPr>
        <w:t xml:space="preserve"> &amp; Structure</w:t>
      </w:r>
    </w:p>
    <w:p w14:paraId="240EF674" w14:textId="77777777" w:rsidR="00974216" w:rsidRPr="00974216" w:rsidRDefault="00974216" w:rsidP="00974216">
      <w:pPr>
        <w:rPr>
          <w:b/>
        </w:rPr>
      </w:pPr>
    </w:p>
    <w:p w14:paraId="6D117BA2" w14:textId="2547E7F6" w:rsidR="00974216" w:rsidRDefault="00974216" w:rsidP="00974216">
      <w:r>
        <w:t xml:space="preserve">Buildings, layouts, blueprints, notes, and devices are all saved in separate directories which </w:t>
      </w:r>
      <w:r w:rsidR="00F7792C">
        <w:t>are</w:t>
      </w:r>
      <w:r>
        <w:t xml:space="preserve"> generated if they do not yet exist.</w:t>
      </w:r>
      <w:r w:rsidR="004F2B2E">
        <w:t xml:space="preserve"> </w:t>
      </w:r>
      <w:r w:rsidR="004A6FD5">
        <w:t xml:space="preserve">The figure below demonstrates the file hierarchy. </w:t>
      </w:r>
      <w:r w:rsidR="004F2B2E">
        <w:t xml:space="preserve"> </w:t>
      </w:r>
    </w:p>
    <w:p w14:paraId="77DD03CD" w14:textId="77777777" w:rsidR="00974216" w:rsidRDefault="00974216" w:rsidP="006358E5">
      <w:pPr>
        <w:rPr>
          <w:b/>
        </w:rPr>
      </w:pPr>
    </w:p>
    <w:p w14:paraId="50F0D199" w14:textId="1F76C344" w:rsidR="00173444" w:rsidRDefault="00974216" w:rsidP="00974216">
      <w:pPr>
        <w:jc w:val="center"/>
      </w:pPr>
      <w:r w:rsidRPr="00974216">
        <w:rPr>
          <w:noProof/>
        </w:rPr>
        <w:drawing>
          <wp:inline distT="0" distB="0" distL="0" distR="0" wp14:anchorId="2A2DC539" wp14:editId="63F9716C">
            <wp:extent cx="3819525" cy="2759362"/>
            <wp:effectExtent l="0" t="0" r="0" b="3175"/>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34616" cy="2770264"/>
                    </a:xfrm>
                    <a:prstGeom prst="rect">
                      <a:avLst/>
                    </a:prstGeom>
                    <a:noFill/>
                  </pic:spPr>
                </pic:pic>
              </a:graphicData>
            </a:graphic>
          </wp:inline>
        </w:drawing>
      </w:r>
    </w:p>
    <w:p w14:paraId="5835F122" w14:textId="75BBAC9D" w:rsidR="00974216" w:rsidRDefault="00974216" w:rsidP="006358E5"/>
    <w:p w14:paraId="465797E5" w14:textId="2EC6EA7C" w:rsidR="00974216" w:rsidRDefault="00974216" w:rsidP="00974216">
      <w:pPr>
        <w:pStyle w:val="Caption"/>
        <w:jc w:val="center"/>
      </w:pPr>
      <w:r>
        <w:t xml:space="preserve">Figure </w:t>
      </w:r>
      <w:r w:rsidR="009228BC">
        <w:t>5</w:t>
      </w:r>
      <w:r>
        <w:t xml:space="preserve"> File </w:t>
      </w:r>
      <w:r w:rsidR="009C6CB1">
        <w:t>Structure</w:t>
      </w:r>
    </w:p>
    <w:p w14:paraId="26D7B809" w14:textId="77777777" w:rsidR="00E44D42" w:rsidRDefault="00E44D42" w:rsidP="006358E5"/>
    <w:p w14:paraId="7FB032F2" w14:textId="14D4B73F" w:rsidR="00F7792C" w:rsidRPr="007C245F" w:rsidRDefault="004F2B2E" w:rsidP="006358E5">
      <w:pPr>
        <w:rPr>
          <w:u w:val="single"/>
        </w:rPr>
      </w:pPr>
      <w:r w:rsidRPr="007C245F">
        <w:rPr>
          <w:u w:val="single"/>
        </w:rPr>
        <w:t>Buildings</w:t>
      </w:r>
      <w:r w:rsidR="00F7792C" w:rsidRPr="007C245F">
        <w:rPr>
          <w:u w:val="single"/>
        </w:rPr>
        <w:t xml:space="preserve"> </w:t>
      </w:r>
    </w:p>
    <w:p w14:paraId="724D26C1" w14:textId="77777777" w:rsidR="004F2B2E" w:rsidRDefault="004F2B2E" w:rsidP="006358E5"/>
    <w:p w14:paraId="21B7555A" w14:textId="79AB88C5" w:rsidR="004F2B2E" w:rsidRDefault="00FF72BA" w:rsidP="006358E5">
      <w:r>
        <w:t xml:space="preserve">BuildingsTable.txt </w:t>
      </w:r>
      <w:r w:rsidR="00F7792C">
        <w:t xml:space="preserve">stores the names of the buildings that have been saved so far and </w:t>
      </w:r>
      <w:r w:rsidR="001C55D9">
        <w:t xml:space="preserve">is separated by </w:t>
      </w:r>
      <w:r w:rsidR="009C6CB1">
        <w:t xml:space="preserve">a </w:t>
      </w:r>
      <w:r w:rsidR="001C55D9">
        <w:t xml:space="preserve">new line characters (\n). </w:t>
      </w:r>
      <w:r w:rsidR="004A6FD5">
        <w:t xml:space="preserve">The figure below shows the representation of how </w:t>
      </w:r>
      <w:r w:rsidR="00F7792C">
        <w:t>data</w:t>
      </w:r>
      <w:r w:rsidR="004A6FD5">
        <w:t xml:space="preserve"> is stored</w:t>
      </w:r>
      <w:r w:rsidR="00F7792C">
        <w:t xml:space="preserve"> in </w:t>
      </w:r>
      <w:r w:rsidR="004A6FD5">
        <w:t>the file.</w:t>
      </w:r>
    </w:p>
    <w:p w14:paraId="32BF77A1" w14:textId="703269FD" w:rsidR="004A6FD5" w:rsidRDefault="004A6FD5" w:rsidP="006358E5"/>
    <w:p w14:paraId="591907EB" w14:textId="5939B9B2" w:rsidR="004A6FD5" w:rsidRDefault="004A6FD5" w:rsidP="004A6FD5">
      <w:pPr>
        <w:jc w:val="center"/>
      </w:pPr>
      <w:r>
        <w:rPr>
          <w:noProof/>
        </w:rPr>
        <w:drawing>
          <wp:inline distT="0" distB="0" distL="0" distR="0" wp14:anchorId="37AAF97F" wp14:editId="35323F99">
            <wp:extent cx="1076325" cy="447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6325" cy="447675"/>
                    </a:xfrm>
                    <a:prstGeom prst="rect">
                      <a:avLst/>
                    </a:prstGeom>
                  </pic:spPr>
                </pic:pic>
              </a:graphicData>
            </a:graphic>
          </wp:inline>
        </w:drawing>
      </w:r>
    </w:p>
    <w:p w14:paraId="37B4DEF4" w14:textId="247A8B70" w:rsidR="004A6FD5" w:rsidRDefault="004A6FD5" w:rsidP="004A6FD5">
      <w:pPr>
        <w:pStyle w:val="Caption"/>
        <w:jc w:val="center"/>
      </w:pPr>
      <w:r>
        <w:t xml:space="preserve">Figure </w:t>
      </w:r>
      <w:r w:rsidR="009228BC">
        <w:t>5.1</w:t>
      </w:r>
      <w:r>
        <w:t xml:space="preserve"> BuildingsTable </w:t>
      </w:r>
      <w:r w:rsidR="00136897">
        <w:t>Format</w:t>
      </w:r>
    </w:p>
    <w:p w14:paraId="64B3502E" w14:textId="3836A848" w:rsidR="001C55D9" w:rsidRDefault="001C55D9" w:rsidP="006358E5"/>
    <w:p w14:paraId="14F5C948" w14:textId="6DD2108D" w:rsidR="001C55D9" w:rsidRDefault="00136897" w:rsidP="006358E5">
      <w:r>
        <w:t xml:space="preserve">Each building file is saved in the format </w:t>
      </w:r>
      <w:r w:rsidR="001C55D9">
        <w:t>&lt;buildingname&gt;.txt</w:t>
      </w:r>
      <w:r>
        <w:t>, using</w:t>
      </w:r>
      <w:r w:rsidR="0076747D">
        <w:t xml:space="preserve"> the name of the building. They are flat files </w:t>
      </w:r>
      <w:r>
        <w:t>containing s</w:t>
      </w:r>
      <w:r w:rsidR="001C55D9">
        <w:t>tring representation</w:t>
      </w:r>
      <w:r w:rsidR="0076747D">
        <w:t>s</w:t>
      </w:r>
      <w:r w:rsidR="001C55D9">
        <w:t xml:space="preserve"> of a JSON object </w:t>
      </w:r>
      <w:r>
        <w:t xml:space="preserve">representing </w:t>
      </w:r>
      <w:r w:rsidR="001C55D9">
        <w:t xml:space="preserve">a building. </w:t>
      </w:r>
      <w:r>
        <w:t>The figure below shows t</w:t>
      </w:r>
      <w:r w:rsidR="001C55D9">
        <w:t xml:space="preserve">he </w:t>
      </w:r>
      <w:r>
        <w:t xml:space="preserve">structure </w:t>
      </w:r>
      <w:r w:rsidR="001C55D9">
        <w:t>of a building object</w:t>
      </w:r>
      <w:r w:rsidR="004A6FD5">
        <w:t>.</w:t>
      </w:r>
    </w:p>
    <w:p w14:paraId="78610331" w14:textId="77777777" w:rsidR="0076747D" w:rsidRDefault="0076747D" w:rsidP="006358E5"/>
    <w:p w14:paraId="22629656" w14:textId="0F77F39C" w:rsidR="001C55D9" w:rsidRDefault="001C55D9" w:rsidP="0076747D">
      <w:pPr>
        <w:jc w:val="center"/>
      </w:pPr>
      <w:r w:rsidRPr="001C55D9">
        <w:rPr>
          <w:noProof/>
        </w:rPr>
        <w:lastRenderedPageBreak/>
        <w:drawing>
          <wp:inline distT="0" distB="0" distL="0" distR="0" wp14:anchorId="07C95F59" wp14:editId="54808294">
            <wp:extent cx="1908404" cy="3582348"/>
            <wp:effectExtent l="19050" t="19050" r="15875" b="18415"/>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16"/>
                    <a:stretch>
                      <a:fillRect/>
                    </a:stretch>
                  </pic:blipFill>
                  <pic:spPr>
                    <a:xfrm>
                      <a:off x="0" y="0"/>
                      <a:ext cx="1920646" cy="3605329"/>
                    </a:xfrm>
                    <a:prstGeom prst="rect">
                      <a:avLst/>
                    </a:prstGeom>
                    <a:noFill/>
                    <a:ln w="25400">
                      <a:solidFill>
                        <a:schemeClr val="tx1"/>
                      </a:solidFill>
                    </a:ln>
                  </pic:spPr>
                </pic:pic>
              </a:graphicData>
            </a:graphic>
          </wp:inline>
        </w:drawing>
      </w:r>
    </w:p>
    <w:p w14:paraId="064333E5" w14:textId="5730447A" w:rsidR="001C55D9" w:rsidRDefault="001C55D9" w:rsidP="006358E5"/>
    <w:p w14:paraId="5366F255" w14:textId="46D74EE5" w:rsidR="0076747D" w:rsidRDefault="0076747D" w:rsidP="0076747D">
      <w:pPr>
        <w:pStyle w:val="Caption"/>
        <w:jc w:val="center"/>
      </w:pPr>
      <w:r>
        <w:t xml:space="preserve">Figure </w:t>
      </w:r>
      <w:r w:rsidR="00136897">
        <w:t>5.2</w:t>
      </w:r>
      <w:r>
        <w:t xml:space="preserve"> Building Object </w:t>
      </w:r>
      <w:r w:rsidR="00136897">
        <w:t>Structure</w:t>
      </w:r>
    </w:p>
    <w:p w14:paraId="7A642F87" w14:textId="77777777" w:rsidR="00E44D42" w:rsidRDefault="00E44D42" w:rsidP="0076747D"/>
    <w:p w14:paraId="71BFF241" w14:textId="1889A73A" w:rsidR="001C55D9" w:rsidRPr="007C245F" w:rsidRDefault="0076747D" w:rsidP="0076747D">
      <w:pPr>
        <w:rPr>
          <w:u w:val="single"/>
        </w:rPr>
      </w:pPr>
      <w:r w:rsidRPr="007C245F">
        <w:rPr>
          <w:u w:val="single"/>
        </w:rPr>
        <w:t>Layouts</w:t>
      </w:r>
    </w:p>
    <w:p w14:paraId="73E128B8" w14:textId="4629A9DF" w:rsidR="0076747D" w:rsidRDefault="0076747D" w:rsidP="0076747D"/>
    <w:p w14:paraId="690996C0" w14:textId="14D774FA" w:rsidR="0087280A" w:rsidRDefault="00E44D42" w:rsidP="0076747D">
      <w:r w:rsidRPr="00E44D42">
        <w:t xml:space="preserve">Each </w:t>
      </w:r>
      <w:r>
        <w:t>layout</w:t>
      </w:r>
      <w:r w:rsidRPr="00E44D42">
        <w:t xml:space="preserve"> file is saved in the format </w:t>
      </w:r>
      <w:r w:rsidR="0076747D">
        <w:t>&lt;layoutname&gt;.txt</w:t>
      </w:r>
      <w:r>
        <w:t>,</w:t>
      </w:r>
      <w:r w:rsidR="0076747D">
        <w:t xml:space="preserve"> </w:t>
      </w:r>
      <w:r>
        <w:t>using</w:t>
      </w:r>
      <w:r w:rsidR="0076747D">
        <w:t xml:space="preserve"> the </w:t>
      </w:r>
      <w:r>
        <w:t xml:space="preserve">name of </w:t>
      </w:r>
      <w:r w:rsidR="0087280A">
        <w:t xml:space="preserve">the layout </w:t>
      </w:r>
      <w:r>
        <w:t xml:space="preserve">that is formed by </w:t>
      </w:r>
      <w:r w:rsidR="0087280A">
        <w:t xml:space="preserve">appending both the building name and </w:t>
      </w:r>
      <w:r>
        <w:t xml:space="preserve">the </w:t>
      </w:r>
      <w:r w:rsidR="0087280A">
        <w:t>floor name.</w:t>
      </w:r>
      <w:r w:rsidR="0084187A">
        <w:t xml:space="preserve"> </w:t>
      </w:r>
      <w:r>
        <w:t xml:space="preserve">This file </w:t>
      </w:r>
      <w:r w:rsidRPr="00E44D42">
        <w:t xml:space="preserve">represents the layout </w:t>
      </w:r>
      <w:r>
        <w:t xml:space="preserve">containing </w:t>
      </w:r>
      <w:r w:rsidRPr="00E44D42">
        <w:t xml:space="preserve">all the devices on the </w:t>
      </w:r>
      <w:r>
        <w:t xml:space="preserve">respective floor. </w:t>
      </w:r>
      <w:r w:rsidR="0084187A">
        <w:t>The data is stored as an array of JSON objects.</w:t>
      </w:r>
      <w:r w:rsidR="0087280A">
        <w:t xml:space="preserve"> The figure below shows the structure of a layout </w:t>
      </w:r>
      <w:r w:rsidR="00DD4453">
        <w:t xml:space="preserve">object. </w:t>
      </w:r>
    </w:p>
    <w:p w14:paraId="269F08DE" w14:textId="5C579788" w:rsidR="0084187A" w:rsidRDefault="0084187A" w:rsidP="0076747D"/>
    <w:p w14:paraId="275D2A2E" w14:textId="3543E707" w:rsidR="0084187A" w:rsidRDefault="0084187A" w:rsidP="0084187A">
      <w:pPr>
        <w:jc w:val="center"/>
      </w:pPr>
      <w:r>
        <w:rPr>
          <w:noProof/>
        </w:rPr>
        <w:drawing>
          <wp:inline distT="0" distB="0" distL="0" distR="0" wp14:anchorId="44A71358" wp14:editId="589DE2A5">
            <wp:extent cx="2219325" cy="2200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9325" cy="2200275"/>
                    </a:xfrm>
                    <a:prstGeom prst="rect">
                      <a:avLst/>
                    </a:prstGeom>
                  </pic:spPr>
                </pic:pic>
              </a:graphicData>
            </a:graphic>
          </wp:inline>
        </w:drawing>
      </w:r>
    </w:p>
    <w:p w14:paraId="7A2AFCB4" w14:textId="3CFE5A68" w:rsidR="0084187A" w:rsidRDefault="0084187A" w:rsidP="0084187A">
      <w:pPr>
        <w:pStyle w:val="Caption"/>
        <w:jc w:val="center"/>
      </w:pPr>
      <w:r>
        <w:t xml:space="preserve">Figure </w:t>
      </w:r>
      <w:r w:rsidR="00E44D42">
        <w:t>5.3</w:t>
      </w:r>
      <w:r>
        <w:t xml:space="preserve"> Layout </w:t>
      </w:r>
      <w:r w:rsidR="00DD4453">
        <w:t>Object Structure</w:t>
      </w:r>
    </w:p>
    <w:p w14:paraId="28AF4F92" w14:textId="77777777" w:rsidR="00DD4453" w:rsidRDefault="00DD4453" w:rsidP="0084187A"/>
    <w:p w14:paraId="0902BDFB" w14:textId="414F33D6" w:rsidR="0084187A" w:rsidRPr="007C245F" w:rsidRDefault="0084187A" w:rsidP="0084187A">
      <w:pPr>
        <w:rPr>
          <w:u w:val="single"/>
        </w:rPr>
      </w:pPr>
      <w:r w:rsidRPr="007C245F">
        <w:rPr>
          <w:u w:val="single"/>
        </w:rPr>
        <w:lastRenderedPageBreak/>
        <w:t xml:space="preserve">Blueprints </w:t>
      </w:r>
    </w:p>
    <w:p w14:paraId="1684707C" w14:textId="6968FDEC" w:rsidR="0084187A" w:rsidRDefault="0084187A" w:rsidP="0084187A"/>
    <w:p w14:paraId="7BE233AD" w14:textId="6B15B1BE" w:rsidR="0084187A" w:rsidRDefault="0084187A" w:rsidP="0084187A">
      <w:r>
        <w:t>BlueprintsTable</w:t>
      </w:r>
      <w:r w:rsidR="004A6FD5">
        <w:t>.txt is a</w:t>
      </w:r>
      <w:r w:rsidR="009C6CB1">
        <w:t xml:space="preserve">lso </w:t>
      </w:r>
      <w:r w:rsidR="004A6FD5">
        <w:t xml:space="preserve">a flat file like </w:t>
      </w:r>
      <w:r w:rsidR="009C6CB1">
        <w:t xml:space="preserve">the </w:t>
      </w:r>
      <w:r w:rsidR="004A6FD5">
        <w:t xml:space="preserve">BuildingsTable.txt file, </w:t>
      </w:r>
      <w:r w:rsidR="009C6CB1">
        <w:t xml:space="preserve">in which </w:t>
      </w:r>
      <w:r w:rsidR="004A6FD5">
        <w:t xml:space="preserve">each </w:t>
      </w:r>
      <w:r w:rsidR="009C6CB1">
        <w:t xml:space="preserve">saved </w:t>
      </w:r>
      <w:r w:rsidR="004A6FD5">
        <w:t xml:space="preserve">blueprint name is stored separated </w:t>
      </w:r>
      <w:r w:rsidR="009C6CB1" w:rsidRPr="009C6CB1">
        <w:t>by</w:t>
      </w:r>
      <w:r w:rsidR="004A6FD5">
        <w:t xml:space="preserve"> a new line </w:t>
      </w:r>
      <w:r w:rsidR="009C6CB1" w:rsidRPr="009C6CB1">
        <w:t>characters (\n).</w:t>
      </w:r>
      <w:r w:rsidR="004A6FD5">
        <w:t xml:space="preserve"> The figure below shows the </w:t>
      </w:r>
      <w:r w:rsidR="009C6CB1">
        <w:t>format</w:t>
      </w:r>
      <w:r w:rsidR="004A6FD5">
        <w:t xml:space="preserve"> of the file. </w:t>
      </w:r>
    </w:p>
    <w:p w14:paraId="41197F75" w14:textId="7164E6F8" w:rsidR="004A6FD5" w:rsidRPr="004F2B2E" w:rsidRDefault="004A6FD5" w:rsidP="004A6FD5">
      <w:pPr>
        <w:jc w:val="center"/>
      </w:pPr>
      <w:r>
        <w:rPr>
          <w:noProof/>
        </w:rPr>
        <w:drawing>
          <wp:inline distT="0" distB="0" distL="0" distR="0" wp14:anchorId="72BFE4B7" wp14:editId="46B63C43">
            <wp:extent cx="1524000" cy="50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0" cy="504825"/>
                    </a:xfrm>
                    <a:prstGeom prst="rect">
                      <a:avLst/>
                    </a:prstGeom>
                  </pic:spPr>
                </pic:pic>
              </a:graphicData>
            </a:graphic>
          </wp:inline>
        </w:drawing>
      </w:r>
    </w:p>
    <w:p w14:paraId="558E3086" w14:textId="506B6C86" w:rsidR="004A6FD5" w:rsidRDefault="004A6FD5" w:rsidP="004A6FD5">
      <w:pPr>
        <w:pStyle w:val="Caption"/>
        <w:jc w:val="center"/>
      </w:pPr>
      <w:r>
        <w:t xml:space="preserve">Figure </w:t>
      </w:r>
      <w:r w:rsidR="009C6CB1">
        <w:t>5.4</w:t>
      </w:r>
      <w:r>
        <w:t xml:space="preserve"> BlueprintsTable Format</w:t>
      </w:r>
    </w:p>
    <w:p w14:paraId="53324654" w14:textId="60B61B26" w:rsidR="004A6FD5" w:rsidRDefault="009C6CB1" w:rsidP="004A6FD5">
      <w:r>
        <w:t xml:space="preserve">Each blueprint file is saved in the format </w:t>
      </w:r>
      <w:r w:rsidR="004A6FD5">
        <w:t>&lt;blueprintname&gt;.txt</w:t>
      </w:r>
      <w:r>
        <w:t>,</w:t>
      </w:r>
      <w:r w:rsidR="004A6FD5">
        <w:t xml:space="preserve"> </w:t>
      </w:r>
      <w:r>
        <w:t>using</w:t>
      </w:r>
      <w:r w:rsidR="004A6FD5">
        <w:t xml:space="preserve"> the </w:t>
      </w:r>
      <w:r w:rsidR="00987103">
        <w:t>name of the blueprint</w:t>
      </w:r>
      <w:r>
        <w:t xml:space="preserve">. It </w:t>
      </w:r>
      <w:r w:rsidR="004A6FD5">
        <w:t xml:space="preserve">is a text file </w:t>
      </w:r>
      <w:r>
        <w:t xml:space="preserve">containing </w:t>
      </w:r>
      <w:r w:rsidR="00987103">
        <w:t xml:space="preserve">the </w:t>
      </w:r>
      <w:r>
        <w:t xml:space="preserve">name, </w:t>
      </w:r>
      <w:r w:rsidR="00987103">
        <w:t xml:space="preserve">height, width and the base 64 representation of the </w:t>
      </w:r>
      <w:r>
        <w:t xml:space="preserve">blueprint separated by </w:t>
      </w:r>
      <w:r w:rsidR="004A6FD5">
        <w:t>comma</w:t>
      </w:r>
      <w:r>
        <w:t>s</w:t>
      </w:r>
      <w:r w:rsidR="004A6FD5">
        <w:t xml:space="preserve">. </w:t>
      </w:r>
    </w:p>
    <w:p w14:paraId="4EEC37D3" w14:textId="7AFD9D4C" w:rsidR="00987103" w:rsidRDefault="00987103" w:rsidP="004A6FD5"/>
    <w:p w14:paraId="6E885CC6" w14:textId="6CF2DC0E" w:rsidR="00987103" w:rsidRDefault="00987103" w:rsidP="002A7139">
      <w:pPr>
        <w:jc w:val="center"/>
      </w:pPr>
      <w:r>
        <w:rPr>
          <w:noProof/>
        </w:rPr>
        <w:drawing>
          <wp:inline distT="0" distB="0" distL="0" distR="0" wp14:anchorId="6F2B851A" wp14:editId="739E3299">
            <wp:extent cx="4305300" cy="238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238125"/>
                    </a:xfrm>
                    <a:prstGeom prst="rect">
                      <a:avLst/>
                    </a:prstGeom>
                  </pic:spPr>
                </pic:pic>
              </a:graphicData>
            </a:graphic>
          </wp:inline>
        </w:drawing>
      </w:r>
    </w:p>
    <w:p w14:paraId="410C9083" w14:textId="2E251C29" w:rsidR="00987103" w:rsidRDefault="00987103" w:rsidP="00987103">
      <w:pPr>
        <w:pStyle w:val="Caption"/>
        <w:jc w:val="center"/>
      </w:pPr>
      <w:r>
        <w:t xml:space="preserve">Figure </w:t>
      </w:r>
      <w:r w:rsidR="002A7139">
        <w:t>5.5</w:t>
      </w:r>
      <w:r>
        <w:t xml:space="preserve"> Blueprint Format</w:t>
      </w:r>
    </w:p>
    <w:p w14:paraId="3BF0ED89" w14:textId="77777777" w:rsidR="00987103" w:rsidRDefault="00987103" w:rsidP="004A6FD5"/>
    <w:p w14:paraId="136B52C4" w14:textId="75D0997F" w:rsidR="004A6FD5" w:rsidRPr="007C245F" w:rsidRDefault="00543D95" w:rsidP="004A6FD5">
      <w:pPr>
        <w:rPr>
          <w:u w:val="single"/>
        </w:rPr>
      </w:pPr>
      <w:r w:rsidRPr="007C245F">
        <w:rPr>
          <w:u w:val="single"/>
        </w:rPr>
        <w:t>Notes</w:t>
      </w:r>
    </w:p>
    <w:p w14:paraId="5E9DA2CF" w14:textId="574E5FC5" w:rsidR="00543D95" w:rsidRDefault="00543D95" w:rsidP="004A6FD5"/>
    <w:p w14:paraId="74BCE939" w14:textId="7C5DE3C1" w:rsidR="00543D95" w:rsidRDefault="002A7139" w:rsidP="004A6FD5">
      <w:r>
        <w:t xml:space="preserve">Each notes file is saved in the format </w:t>
      </w:r>
      <w:r w:rsidR="00BE4A9D">
        <w:t>&lt;deviceserialnumber&gt;.txt</w:t>
      </w:r>
      <w:r>
        <w:t>, using the serial number of the device. These</w:t>
      </w:r>
      <w:r w:rsidR="00BE4A9D">
        <w:t xml:space="preserve"> are text files </w:t>
      </w:r>
      <w:r>
        <w:t>containing</w:t>
      </w:r>
      <w:r w:rsidR="00BE4A9D">
        <w:t xml:space="preserve"> the notes for each device</w:t>
      </w:r>
      <w:r>
        <w:t xml:space="preserve"> when they are added.</w:t>
      </w:r>
      <w:r w:rsidR="00BE4A9D">
        <w:t xml:space="preserve"> </w:t>
      </w:r>
      <w:r>
        <w:t>The notes are</w:t>
      </w:r>
      <w:r w:rsidR="00BE4A9D">
        <w:t xml:space="preserve"> JSON </w:t>
      </w:r>
      <w:r>
        <w:t>o</w:t>
      </w:r>
      <w:r w:rsidR="00BE4A9D">
        <w:t>bject</w:t>
      </w:r>
      <w:r>
        <w:t>s</w:t>
      </w:r>
      <w:r w:rsidR="00BE4A9D">
        <w:t>, stored in a text file. The figure below shows the format of the file.</w:t>
      </w:r>
    </w:p>
    <w:p w14:paraId="5246ACD9" w14:textId="2A4EBE55" w:rsidR="00BE4A9D" w:rsidRDefault="00BE4A9D" w:rsidP="004A6FD5"/>
    <w:p w14:paraId="29E887BD" w14:textId="11965BD9" w:rsidR="00BE4A9D" w:rsidRDefault="00BE4A9D" w:rsidP="002A7139">
      <w:pPr>
        <w:jc w:val="right"/>
      </w:pPr>
      <w:r>
        <w:rPr>
          <w:noProof/>
        </w:rPr>
        <w:drawing>
          <wp:inline distT="0" distB="0" distL="0" distR="0" wp14:anchorId="44733519" wp14:editId="12C8CC70">
            <wp:extent cx="5667375" cy="247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247650"/>
                    </a:xfrm>
                    <a:prstGeom prst="rect">
                      <a:avLst/>
                    </a:prstGeom>
                  </pic:spPr>
                </pic:pic>
              </a:graphicData>
            </a:graphic>
          </wp:inline>
        </w:drawing>
      </w:r>
    </w:p>
    <w:p w14:paraId="504E5492" w14:textId="6CC9975E" w:rsidR="00BE4A9D" w:rsidRDefault="00BE4A9D" w:rsidP="00BE4A9D">
      <w:pPr>
        <w:pStyle w:val="Caption"/>
        <w:jc w:val="center"/>
      </w:pPr>
      <w:r>
        <w:t xml:space="preserve">Figure </w:t>
      </w:r>
      <w:r w:rsidR="002A7139">
        <w:t>5.6</w:t>
      </w:r>
      <w:r>
        <w:t xml:space="preserve"> Note</w:t>
      </w:r>
      <w:r w:rsidR="002A7139">
        <w:t>s</w:t>
      </w:r>
      <w:r>
        <w:t xml:space="preserve"> Format</w:t>
      </w:r>
    </w:p>
    <w:p w14:paraId="19FCA561" w14:textId="77777777" w:rsidR="005D6F67" w:rsidRDefault="005D6F67" w:rsidP="00BE4A9D"/>
    <w:p w14:paraId="3767A75D" w14:textId="225AF993" w:rsidR="00BE4A9D" w:rsidRPr="007C245F" w:rsidRDefault="00BE4A9D" w:rsidP="00BE4A9D">
      <w:pPr>
        <w:rPr>
          <w:u w:val="single"/>
        </w:rPr>
      </w:pPr>
      <w:r w:rsidRPr="007C245F">
        <w:rPr>
          <w:u w:val="single"/>
        </w:rPr>
        <w:t>Devices</w:t>
      </w:r>
    </w:p>
    <w:p w14:paraId="172534FA" w14:textId="351FF3C0" w:rsidR="00BE4A9D" w:rsidRDefault="00BE4A9D" w:rsidP="00BE4A9D"/>
    <w:p w14:paraId="09694284" w14:textId="3F0B744D" w:rsidR="00BE4A9D" w:rsidRDefault="005D6F67" w:rsidP="00BE4A9D">
      <w:r>
        <w:t xml:space="preserve">The </w:t>
      </w:r>
      <w:r w:rsidR="00BE4A9D">
        <w:t xml:space="preserve">deviceInfo.txt file holds the </w:t>
      </w:r>
      <w:r>
        <w:t>information about</w:t>
      </w:r>
      <w:r w:rsidR="00BE4A9D">
        <w:t xml:space="preserve"> all the devices </w:t>
      </w:r>
      <w:r>
        <w:t>that are monitored</w:t>
      </w:r>
      <w:r w:rsidR="00BE4A9D">
        <w:t xml:space="preserve"> by the system. </w:t>
      </w:r>
      <w:r>
        <w:t>Information about e</w:t>
      </w:r>
      <w:r w:rsidR="00BE4A9D">
        <w:t xml:space="preserve">ach device </w:t>
      </w:r>
      <w:r>
        <w:t xml:space="preserve">is separated </w:t>
      </w:r>
      <w:r w:rsidRPr="005D6F67">
        <w:t>by a new line characters (\n)</w:t>
      </w:r>
      <w:r w:rsidR="00BE4A9D">
        <w:t xml:space="preserve">. Each </w:t>
      </w:r>
      <w:r>
        <w:t xml:space="preserve">information field </w:t>
      </w:r>
      <w:r w:rsidR="00BE4A9D">
        <w:t xml:space="preserve">is separated by a comma. The </w:t>
      </w:r>
      <w:r>
        <w:t xml:space="preserve">different </w:t>
      </w:r>
      <w:r w:rsidR="00BE4A9D">
        <w:t>field</w:t>
      </w:r>
      <w:r>
        <w:t>s</w:t>
      </w:r>
      <w:r w:rsidR="00BE4A9D">
        <w:t xml:space="preserve"> </w:t>
      </w:r>
      <w:r>
        <w:t xml:space="preserve">are: </w:t>
      </w:r>
      <w:r w:rsidR="00BE4A9D">
        <w:t>device</w:t>
      </w:r>
      <w:r>
        <w:t xml:space="preserve"> type</w:t>
      </w:r>
      <w:r w:rsidR="00BE4A9D">
        <w:t xml:space="preserve">, IP address, </w:t>
      </w:r>
      <w:r>
        <w:t>n</w:t>
      </w:r>
      <w:r w:rsidR="00BE4A9D">
        <w:t xml:space="preserve">etmask, </w:t>
      </w:r>
      <w:r>
        <w:t>t</w:t>
      </w:r>
      <w:r w:rsidR="00BE4A9D">
        <w:t xml:space="preserve">ype, </w:t>
      </w:r>
      <w:r>
        <w:t>v</w:t>
      </w:r>
      <w:r w:rsidR="00BE4A9D">
        <w:t xml:space="preserve">ersion, </w:t>
      </w:r>
      <w:r>
        <w:t>s</w:t>
      </w:r>
      <w:r w:rsidR="00BE4A9D">
        <w:t xml:space="preserve">erial </w:t>
      </w:r>
      <w:r>
        <w:t>n</w:t>
      </w:r>
      <w:r w:rsidR="00BE4A9D">
        <w:t xml:space="preserve">umber, </w:t>
      </w:r>
      <w:r>
        <w:t>s</w:t>
      </w:r>
      <w:r w:rsidR="00BE4A9D">
        <w:t xml:space="preserve">tatus, </w:t>
      </w:r>
      <w:r>
        <w:t>r</w:t>
      </w:r>
      <w:r w:rsidR="00BE4A9D">
        <w:t xml:space="preserve">elease, </w:t>
      </w:r>
      <w:r>
        <w:t>l</w:t>
      </w:r>
      <w:r w:rsidR="00BE4A9D">
        <w:t xml:space="preserve">ocation in NMS, </w:t>
      </w:r>
      <w:r>
        <w:t xml:space="preserve">and </w:t>
      </w:r>
      <w:r w:rsidR="00BE4A9D">
        <w:t xml:space="preserve">device nickname. </w:t>
      </w:r>
      <w:r>
        <w:t xml:space="preserve">The figure below shows the format of </w:t>
      </w:r>
      <w:r w:rsidR="00BE4A9D">
        <w:t>this file.</w:t>
      </w:r>
    </w:p>
    <w:p w14:paraId="26772D87" w14:textId="77777777" w:rsidR="00BE4A9D" w:rsidRPr="00BE4A9D" w:rsidRDefault="00BE4A9D" w:rsidP="00BE4A9D"/>
    <w:p w14:paraId="3F9DC214" w14:textId="255BD91E" w:rsidR="004F2B2E" w:rsidRDefault="004F2B2E" w:rsidP="006358E5">
      <w:pPr>
        <w:rPr>
          <w:b/>
        </w:rPr>
      </w:pPr>
    </w:p>
    <w:p w14:paraId="4FA51D8D" w14:textId="1B2F7F61" w:rsidR="00BE4A9D" w:rsidRDefault="00BE4A9D" w:rsidP="005D6F67">
      <w:pPr>
        <w:jc w:val="center"/>
        <w:rPr>
          <w:b/>
        </w:rPr>
      </w:pPr>
      <w:r>
        <w:rPr>
          <w:noProof/>
        </w:rPr>
        <w:drawing>
          <wp:inline distT="0" distB="0" distL="0" distR="0" wp14:anchorId="083671A0" wp14:editId="5FC4254A">
            <wp:extent cx="5943600" cy="10388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38860"/>
                    </a:xfrm>
                    <a:prstGeom prst="rect">
                      <a:avLst/>
                    </a:prstGeom>
                  </pic:spPr>
                </pic:pic>
              </a:graphicData>
            </a:graphic>
          </wp:inline>
        </w:drawing>
      </w:r>
    </w:p>
    <w:p w14:paraId="1B6E6AC3" w14:textId="77F5335B" w:rsidR="00BE4A9D" w:rsidRDefault="00BE4A9D" w:rsidP="00BE4A9D">
      <w:pPr>
        <w:pStyle w:val="Caption"/>
        <w:jc w:val="center"/>
      </w:pPr>
      <w:r>
        <w:t xml:space="preserve">Figure </w:t>
      </w:r>
      <w:r w:rsidR="005D6F67">
        <w:t>5.7</w:t>
      </w:r>
      <w:r>
        <w:t xml:space="preserve"> </w:t>
      </w:r>
      <w:r w:rsidR="005D6F67">
        <w:t>D</w:t>
      </w:r>
      <w:r>
        <w:t>eviceInfo Format</w:t>
      </w:r>
    </w:p>
    <w:p w14:paraId="5310F34A" w14:textId="7F078E5E" w:rsidR="00873161" w:rsidRDefault="00873161" w:rsidP="006358E5">
      <w:pPr>
        <w:rPr>
          <w:b/>
        </w:rPr>
      </w:pPr>
    </w:p>
    <w:p w14:paraId="7362B245" w14:textId="6816D7B4" w:rsidR="000844F3" w:rsidRDefault="000844F3" w:rsidP="000844F3">
      <w:pPr>
        <w:pStyle w:val="Heading1"/>
        <w:rPr>
          <w:b/>
        </w:rPr>
      </w:pPr>
      <w:bookmarkStart w:id="33" w:name="_Toc444632340"/>
      <w:bookmarkStart w:id="34" w:name="_Toc449949276"/>
      <w:r>
        <w:rPr>
          <w:b/>
        </w:rPr>
        <w:lastRenderedPageBreak/>
        <w:t>Implementation</w:t>
      </w:r>
      <w:bookmarkStart w:id="35" w:name="_GoBack"/>
      <w:bookmarkEnd w:id="33"/>
      <w:bookmarkEnd w:id="34"/>
      <w:bookmarkEnd w:id="35"/>
    </w:p>
    <w:p w14:paraId="2C5DFD26" w14:textId="44F78ED2" w:rsidR="003B18F7" w:rsidRDefault="00B22371">
      <w:pPr>
        <w:rPr>
          <w:i/>
        </w:rPr>
      </w:pPr>
      <w:r w:rsidRPr="0034064D">
        <w:rPr>
          <w:i/>
        </w:rPr>
        <w:t>Author(s):</w:t>
      </w:r>
      <w:r>
        <w:rPr>
          <w:i/>
        </w:rPr>
        <w:t xml:space="preserve"> Cameron Lanier, Harsh Singh, Balaji Sundaram, Qiufeng Yu </w:t>
      </w:r>
    </w:p>
    <w:p w14:paraId="16D120FD" w14:textId="339FD7E6" w:rsidR="00A5418E" w:rsidRDefault="00A5418E"/>
    <w:p w14:paraId="28CCEDC3" w14:textId="77777777" w:rsidR="00512040" w:rsidRDefault="00512040">
      <w:pPr>
        <w:rPr>
          <w:b/>
        </w:rPr>
      </w:pPr>
    </w:p>
    <w:p w14:paraId="408E715D" w14:textId="29DB34AC" w:rsidR="00A5418E" w:rsidRDefault="00A5418E">
      <w:r>
        <w:rPr>
          <w:b/>
        </w:rPr>
        <w:t>First Iteration</w:t>
      </w:r>
    </w:p>
    <w:p w14:paraId="05F23C5E" w14:textId="709AE08F" w:rsidR="00A5418E" w:rsidRDefault="00FA6ADC" w:rsidP="003B18F7">
      <w:r>
        <w:t xml:space="preserve"> </w:t>
      </w:r>
    </w:p>
    <w:p w14:paraId="3D7707EB" w14:textId="4A71D12F" w:rsidR="00A5418E" w:rsidRDefault="007C245F" w:rsidP="003B18F7">
      <w:r>
        <w:t xml:space="preserve">For our </w:t>
      </w:r>
      <w:r w:rsidR="00A5418E">
        <w:t>first iteration</w:t>
      </w:r>
      <w:r>
        <w:t>,</w:t>
      </w:r>
      <w:r w:rsidR="00A5418E">
        <w:t xml:space="preserve"> we started </w:t>
      </w:r>
      <w:r>
        <w:t>off by doing some research on</w:t>
      </w:r>
      <w:r w:rsidR="00A5418E">
        <w:t xml:space="preserve"> how we would approach the overall problem presented to us by our sponsors. </w:t>
      </w:r>
      <w:r w:rsidR="009778F1">
        <w:t xml:space="preserve">We broke the overall </w:t>
      </w:r>
      <w:r>
        <w:t>requirements</w:t>
      </w:r>
      <w:r w:rsidR="009778F1">
        <w:t xml:space="preserve"> into multiple tasks and started to explore the </w:t>
      </w:r>
      <w:r>
        <w:t xml:space="preserve">different </w:t>
      </w:r>
      <w:r w:rsidR="009778F1">
        <w:t xml:space="preserve">tools and technologies we would </w:t>
      </w:r>
      <w:r>
        <w:t xml:space="preserve">need to </w:t>
      </w:r>
      <w:r w:rsidR="009778F1">
        <w:t xml:space="preserve">use. </w:t>
      </w:r>
    </w:p>
    <w:p w14:paraId="5BB23494" w14:textId="55C89B29" w:rsidR="009778F1" w:rsidRDefault="009778F1" w:rsidP="003B18F7"/>
    <w:p w14:paraId="6503678F" w14:textId="60FFF1E7" w:rsidR="00753B8A" w:rsidRDefault="009778F1" w:rsidP="003B18F7">
      <w:r>
        <w:t xml:space="preserve">Due to the extensive graphical nature of this project, our first plan of action was to draft up a mock GUI representation </w:t>
      </w:r>
      <w:r w:rsidR="00753B8A">
        <w:t xml:space="preserve">of our initial ideas. Figure </w:t>
      </w:r>
      <w:r w:rsidR="007C245F">
        <w:t>3.1</w:t>
      </w:r>
      <w:r w:rsidR="00753B8A">
        <w:t xml:space="preserve"> </w:t>
      </w:r>
      <w:r w:rsidR="007C245F">
        <w:t>was</w:t>
      </w:r>
      <w:r w:rsidR="00753B8A">
        <w:t xml:space="preserve"> our initial GUI representation of what we </w:t>
      </w:r>
      <w:r w:rsidR="007C245F">
        <w:t xml:space="preserve">had </w:t>
      </w:r>
      <w:r w:rsidR="00753B8A">
        <w:t xml:space="preserve">envisioned. </w:t>
      </w:r>
    </w:p>
    <w:p w14:paraId="0E02F81E" w14:textId="77777777" w:rsidR="00753B8A" w:rsidRDefault="00753B8A" w:rsidP="003B18F7"/>
    <w:p w14:paraId="6FAF87E6" w14:textId="228E2791" w:rsidR="00753B8A" w:rsidRDefault="00753B8A" w:rsidP="003B18F7">
      <w:r>
        <w:t xml:space="preserve">This representation </w:t>
      </w:r>
      <w:r w:rsidR="001C5EA6">
        <w:t>illustrates the basic functionalities that our product needed to entail. These rudimentary functionalities inclu</w:t>
      </w:r>
      <w:r w:rsidR="00FD160C">
        <w:t xml:space="preserve">de the ability to: </w:t>
      </w:r>
    </w:p>
    <w:p w14:paraId="29D8B3C0" w14:textId="4290A9C9" w:rsidR="001C5EA6" w:rsidRDefault="00FD160C" w:rsidP="001C5EA6">
      <w:pPr>
        <w:pStyle w:val="ListParagraph"/>
        <w:numPr>
          <w:ilvl w:val="0"/>
          <w:numId w:val="20"/>
        </w:numPr>
      </w:pPr>
      <w:r>
        <w:t>U</w:t>
      </w:r>
      <w:r w:rsidR="001C5EA6">
        <w:t>pload and open blueprints</w:t>
      </w:r>
      <w:r w:rsidR="002D366B">
        <w:t>.</w:t>
      </w:r>
    </w:p>
    <w:p w14:paraId="443E6679" w14:textId="05F93E61" w:rsidR="001C5EA6" w:rsidRDefault="00FD160C" w:rsidP="001C5EA6">
      <w:pPr>
        <w:pStyle w:val="ListParagraph"/>
        <w:numPr>
          <w:ilvl w:val="0"/>
          <w:numId w:val="20"/>
        </w:numPr>
      </w:pPr>
      <w:r>
        <w:t>Place devices on a blueprint</w:t>
      </w:r>
      <w:r w:rsidR="002D366B">
        <w:t>.</w:t>
      </w:r>
    </w:p>
    <w:p w14:paraId="148A6E23" w14:textId="408EF753" w:rsidR="00FD160C" w:rsidRDefault="00FD160C" w:rsidP="001C5EA6">
      <w:pPr>
        <w:pStyle w:val="ListParagraph"/>
        <w:numPr>
          <w:ilvl w:val="0"/>
          <w:numId w:val="20"/>
        </w:numPr>
      </w:pPr>
      <w:r>
        <w:t>View the status of each device</w:t>
      </w:r>
      <w:r w:rsidR="002D366B">
        <w:t>.</w:t>
      </w:r>
    </w:p>
    <w:p w14:paraId="1279DA48" w14:textId="77777777" w:rsidR="00FD160C" w:rsidRDefault="00FD160C" w:rsidP="00FD160C"/>
    <w:p w14:paraId="06A76CA2" w14:textId="04356372" w:rsidR="00FD160C" w:rsidRDefault="00FD160C" w:rsidP="00FD160C">
      <w:r>
        <w:t>All these features needed to be built upon an interactive map with marker/icon placement. We were able to find a Java</w:t>
      </w:r>
      <w:r w:rsidR="00655DB7">
        <w:t xml:space="preserve">Script library </w:t>
      </w:r>
      <w:r w:rsidR="00B23C09">
        <w:t xml:space="preserve">named Leaflet.js, </w:t>
      </w:r>
      <w:r w:rsidR="000D5E72">
        <w:t xml:space="preserve">which had the mapping functionalities similar to Google maps but was flexible enough to allow us to use our own images </w:t>
      </w:r>
      <w:r w:rsidR="00B23C09">
        <w:t>for mapping</w:t>
      </w:r>
      <w:r w:rsidR="000D5E72">
        <w:t xml:space="preserve">. </w:t>
      </w:r>
      <w:r w:rsidR="00B23C09">
        <w:t>U</w:t>
      </w:r>
      <w:r w:rsidR="003A18F5">
        <w:t>pon discovering this</w:t>
      </w:r>
      <w:r w:rsidR="00B23C09">
        <w:t xml:space="preserve"> library</w:t>
      </w:r>
      <w:r w:rsidR="003A18F5">
        <w:t xml:space="preserve">, we were </w:t>
      </w:r>
      <w:r w:rsidR="00C24A9B">
        <w:t xml:space="preserve">able </w:t>
      </w:r>
      <w:r w:rsidR="00B23C09">
        <w:t xml:space="preserve">to </w:t>
      </w:r>
      <w:r w:rsidR="003A18F5">
        <w:t xml:space="preserve">begin </w:t>
      </w:r>
      <w:r w:rsidR="00B23C09">
        <w:t>developing</w:t>
      </w:r>
      <w:r w:rsidR="003A18F5">
        <w:t xml:space="preserve"> </w:t>
      </w:r>
      <w:r w:rsidR="00B23C09">
        <w:t>a</w:t>
      </w:r>
      <w:r w:rsidR="003A18F5">
        <w:t xml:space="preserve"> map</w:t>
      </w:r>
      <w:r w:rsidR="00D51FCB">
        <w:t xml:space="preserve"> interface. </w:t>
      </w:r>
    </w:p>
    <w:p w14:paraId="6AB05A4D" w14:textId="77777777" w:rsidR="00C24A9B" w:rsidRDefault="00C24A9B" w:rsidP="00FD160C"/>
    <w:p w14:paraId="1CDE1847" w14:textId="114EA849" w:rsidR="00C24A9B" w:rsidRDefault="00C24A9B" w:rsidP="00FD160C">
      <w:r>
        <w:t xml:space="preserve">After getting Leaflet up and running, we were quickly able to place markers on the map and save them. We also figured out how to reopen the map with the marker locations saved. </w:t>
      </w:r>
      <w:r w:rsidR="00E83846">
        <w:t xml:space="preserve">Accomplishing these basic initial tasks helped us get more comfortable </w:t>
      </w:r>
      <w:r w:rsidR="008454FF">
        <w:t>with the</w:t>
      </w:r>
      <w:r w:rsidR="00E83846">
        <w:t xml:space="preserve"> library and helped lay the ground </w:t>
      </w:r>
      <w:r w:rsidR="008A2E89">
        <w:t xml:space="preserve">work for the next iteration. </w:t>
      </w:r>
    </w:p>
    <w:p w14:paraId="23DB3312" w14:textId="77777777" w:rsidR="00753B8A" w:rsidRDefault="00753B8A" w:rsidP="003B18F7"/>
    <w:p w14:paraId="16F20098" w14:textId="77777777" w:rsidR="00A5418E" w:rsidRDefault="00A5418E" w:rsidP="003B18F7">
      <w:pPr>
        <w:rPr>
          <w:b/>
        </w:rPr>
      </w:pPr>
    </w:p>
    <w:p w14:paraId="461F0BCB" w14:textId="30143E71" w:rsidR="00A5418E" w:rsidRPr="00A5418E" w:rsidRDefault="00A5418E" w:rsidP="003B18F7">
      <w:pPr>
        <w:rPr>
          <w:b/>
        </w:rPr>
      </w:pPr>
      <w:r>
        <w:rPr>
          <w:b/>
        </w:rPr>
        <w:t>Second Iteration</w:t>
      </w:r>
    </w:p>
    <w:p w14:paraId="2669DBB9" w14:textId="77777777" w:rsidR="00A5418E" w:rsidRDefault="00A5418E" w:rsidP="003B18F7"/>
    <w:p w14:paraId="6DD64EED" w14:textId="2612EE7E" w:rsidR="00A5418E" w:rsidRDefault="00FA6ADC" w:rsidP="003B18F7">
      <w:r>
        <w:t xml:space="preserve">The second iteration </w:t>
      </w:r>
      <w:r w:rsidR="008454FF">
        <w:t>wa</w:t>
      </w:r>
      <w:r>
        <w:t>s</w:t>
      </w:r>
      <w:r w:rsidR="003B18F7">
        <w:t xml:space="preserve"> composed of linking a sample </w:t>
      </w:r>
      <w:r w:rsidR="008454FF">
        <w:t xml:space="preserve">device </w:t>
      </w:r>
      <w:r w:rsidR="003B18F7">
        <w:t xml:space="preserve">file to the markers and display data from them, separating the </w:t>
      </w:r>
      <w:r w:rsidR="00E87962">
        <w:t>edit</w:t>
      </w:r>
      <w:r w:rsidR="003B18F7">
        <w:t xml:space="preserve"> and view modes of interacting with the </w:t>
      </w:r>
      <w:r w:rsidR="00E87962">
        <w:t>map</w:t>
      </w:r>
      <w:r w:rsidR="003B18F7">
        <w:t xml:space="preserve">, </w:t>
      </w:r>
      <w:r w:rsidR="00E87962">
        <w:t xml:space="preserve">and </w:t>
      </w:r>
      <w:r w:rsidR="003B18F7">
        <w:t xml:space="preserve">changing </w:t>
      </w:r>
      <w:r w:rsidR="00E87962">
        <w:t xml:space="preserve">and </w:t>
      </w:r>
      <w:r w:rsidR="003B18F7">
        <w:t xml:space="preserve">assigning floors to buildings. </w:t>
      </w:r>
      <w:r w:rsidR="008454FF">
        <w:t xml:space="preserve">We were able to read from a file saved on the disk by issuing GET requests using AJAX. We were able to implement two separate modes for editing devices and viewing the devices on the map. We also started developing a basic REST API using Spring Tools </w:t>
      </w:r>
      <w:r w:rsidR="00B6285F">
        <w:t xml:space="preserve">so that we could load data from the file using an endpoint instead of having to open the file directly from the front-end. </w:t>
      </w:r>
    </w:p>
    <w:p w14:paraId="4D62EEE4" w14:textId="77777777" w:rsidR="00A5418E" w:rsidRDefault="00A5418E" w:rsidP="003B18F7"/>
    <w:p w14:paraId="38350223" w14:textId="77777777" w:rsidR="00512040" w:rsidRDefault="00512040" w:rsidP="003B18F7">
      <w:pPr>
        <w:rPr>
          <w:b/>
        </w:rPr>
      </w:pPr>
    </w:p>
    <w:p w14:paraId="26465AD0" w14:textId="77777777" w:rsidR="00512040" w:rsidRDefault="00512040" w:rsidP="003B18F7">
      <w:pPr>
        <w:rPr>
          <w:b/>
        </w:rPr>
      </w:pPr>
    </w:p>
    <w:p w14:paraId="13AC4AC6" w14:textId="612266D6" w:rsidR="00A5418E" w:rsidRDefault="00A5418E" w:rsidP="003B18F7">
      <w:pPr>
        <w:rPr>
          <w:b/>
        </w:rPr>
      </w:pPr>
      <w:r>
        <w:rPr>
          <w:b/>
        </w:rPr>
        <w:lastRenderedPageBreak/>
        <w:t>Third Iteration</w:t>
      </w:r>
    </w:p>
    <w:p w14:paraId="01381FA3" w14:textId="77777777" w:rsidR="00A5418E" w:rsidRPr="00A5418E" w:rsidRDefault="00A5418E" w:rsidP="003B18F7">
      <w:pPr>
        <w:rPr>
          <w:b/>
        </w:rPr>
      </w:pPr>
    </w:p>
    <w:p w14:paraId="0227D5BD" w14:textId="533331B5" w:rsidR="00181587" w:rsidRDefault="003D161B" w:rsidP="003B18F7">
      <w:r>
        <w:t>Our</w:t>
      </w:r>
      <w:r w:rsidR="00FA6ADC">
        <w:t xml:space="preserve"> </w:t>
      </w:r>
      <w:r w:rsidR="00DF0FDE">
        <w:t>third iteration</w:t>
      </w:r>
      <w:r w:rsidR="00FA6ADC">
        <w:t xml:space="preserve"> includes displaying blueprints and layouts on the </w:t>
      </w:r>
      <w:r w:rsidR="00DD3D5A">
        <w:t>web</w:t>
      </w:r>
      <w:r>
        <w:t xml:space="preserve"> application and being able to switch between different layouts</w:t>
      </w:r>
      <w:r w:rsidR="145F489E">
        <w:t>.</w:t>
      </w:r>
      <w:r w:rsidR="00181587">
        <w:t xml:space="preserve"> In this implementation</w:t>
      </w:r>
      <w:r w:rsidR="00DD3D5A">
        <w:t>,</w:t>
      </w:r>
      <w:r w:rsidR="00181587">
        <w:t xml:space="preserve"> the user </w:t>
      </w:r>
      <w:r>
        <w:t>can</w:t>
      </w:r>
      <w:r w:rsidR="00181587">
        <w:t xml:space="preserve"> place routers, switches, and computers on </w:t>
      </w:r>
      <w:r w:rsidR="00DD3D5A">
        <w:t>the</w:t>
      </w:r>
      <w:r w:rsidR="00181587">
        <w:t xml:space="preserve"> map. We have added the ability to switch between edit and view modes, where the edit mode allows the user to move devices around and </w:t>
      </w:r>
      <w:r w:rsidR="00DD3D5A">
        <w:t>t</w:t>
      </w:r>
      <w:r w:rsidR="145F489E">
        <w:t>he</w:t>
      </w:r>
      <w:r w:rsidR="00181587">
        <w:t xml:space="preserve"> view mode restricts the user from editing the devices and only allows viewing them. The current implementation allows the </w:t>
      </w:r>
      <w:r w:rsidR="0076506C">
        <w:t>user to switch</w:t>
      </w:r>
      <w:r w:rsidR="145F489E">
        <w:t xml:space="preserve"> </w:t>
      </w:r>
      <w:r w:rsidR="0076506C">
        <w:t>between</w:t>
      </w:r>
      <w:r w:rsidR="00181587">
        <w:t xml:space="preserve"> blueprints by </w:t>
      </w:r>
      <w:r w:rsidR="0076506C">
        <w:t xml:space="preserve">clicking on </w:t>
      </w:r>
      <w:r w:rsidR="145F489E">
        <w:t>button</w:t>
      </w:r>
      <w:r w:rsidR="0076506C">
        <w:t>s</w:t>
      </w:r>
      <w:r w:rsidR="145F489E">
        <w:t>.</w:t>
      </w:r>
      <w:r w:rsidR="00181587">
        <w:t xml:space="preserve"> </w:t>
      </w:r>
      <w:r w:rsidR="200EFCDB">
        <w:t xml:space="preserve">The view mode allows the user to view the current list of layouts </w:t>
      </w:r>
      <w:r w:rsidR="0076506C">
        <w:t>and provides</w:t>
      </w:r>
      <w:r w:rsidR="200EFCDB">
        <w:t xml:space="preserve"> the option to open previously saved layouts.</w:t>
      </w:r>
    </w:p>
    <w:p w14:paraId="2E6EC447" w14:textId="41C1942B" w:rsidR="00DF0FDE" w:rsidRDefault="00695DAD" w:rsidP="00695DAD">
      <w:pPr>
        <w:tabs>
          <w:tab w:val="left" w:pos="5355"/>
        </w:tabs>
      </w:pPr>
      <w:r>
        <w:tab/>
      </w:r>
    </w:p>
    <w:p w14:paraId="32F35301" w14:textId="76EC97FF" w:rsidR="00A90DDB" w:rsidRDefault="00550C14" w:rsidP="00070573">
      <w:r>
        <w:t xml:space="preserve">We </w:t>
      </w:r>
      <w:r w:rsidR="003D161B">
        <w:t>were</w:t>
      </w:r>
      <w:r>
        <w:t xml:space="preserve"> also able to successfully save</w:t>
      </w:r>
      <w:r w:rsidR="00070573">
        <w:t xml:space="preserve"> and open</w:t>
      </w:r>
      <w:r>
        <w:t xml:space="preserve"> layouts </w:t>
      </w:r>
      <w:r w:rsidR="001C1237">
        <w:t>to/</w:t>
      </w:r>
      <w:r>
        <w:t xml:space="preserve">from the </w:t>
      </w:r>
      <w:r w:rsidR="001C1237">
        <w:t>back</w:t>
      </w:r>
      <w:r>
        <w:t xml:space="preserve"> end</w:t>
      </w:r>
      <w:r w:rsidR="00F440E1">
        <w:t xml:space="preserve">. The </w:t>
      </w:r>
      <w:r w:rsidR="00E60A99">
        <w:t xml:space="preserve">application makes </w:t>
      </w:r>
      <w:r w:rsidR="003D161B">
        <w:t>POST</w:t>
      </w:r>
      <w:r w:rsidR="00E60A99">
        <w:t xml:space="preserve"> req</w:t>
      </w:r>
      <w:r w:rsidR="00B34810">
        <w:t>uests whenever a layout is saved</w:t>
      </w:r>
      <w:r w:rsidR="006469D5">
        <w:t xml:space="preserve"> and</w:t>
      </w:r>
      <w:r w:rsidR="00B34810">
        <w:t xml:space="preserve"> the web application can get the list of current layouts saved in the system with a click of a button.</w:t>
      </w:r>
      <w:r w:rsidR="009D5E88">
        <w:t xml:space="preserve"> The saving of the layouts </w:t>
      </w:r>
      <w:r w:rsidR="00A0067C">
        <w:t xml:space="preserve">is </w:t>
      </w:r>
      <w:r w:rsidR="009D5E88">
        <w:t>implemented under the edit l</w:t>
      </w:r>
      <w:r w:rsidR="00B90F39">
        <w:t xml:space="preserve">ayout section of the sidebar, a text box is provided for </w:t>
      </w:r>
      <w:r w:rsidR="003D161B">
        <w:t xml:space="preserve">naming the layout </w:t>
      </w:r>
      <w:r w:rsidR="00B90F39">
        <w:t xml:space="preserve">and </w:t>
      </w:r>
      <w:r w:rsidR="008D0F5B">
        <w:t>when the save button is clicked</w:t>
      </w:r>
      <w:r w:rsidR="006469D5">
        <w:t>,</w:t>
      </w:r>
      <w:r w:rsidR="00070573">
        <w:t xml:space="preserve"> the layout is saved. </w:t>
      </w:r>
      <w:r w:rsidR="007F5BCF">
        <w:t xml:space="preserve">The user can load a new layout by typing in the name of a layout then </w:t>
      </w:r>
      <w:r w:rsidR="006469D5">
        <w:t xml:space="preserve">clicking on </w:t>
      </w:r>
      <w:r w:rsidR="007F5BCF">
        <w:t>the open button.</w:t>
      </w:r>
      <w:r w:rsidR="00A90DDB">
        <w:t xml:space="preserve"> </w:t>
      </w:r>
      <w:r w:rsidR="003D161B">
        <w:t>T</w:t>
      </w:r>
      <w:r w:rsidR="00A90DDB">
        <w:t xml:space="preserve">he different layouts are stored within a text file as an array of JSON objects, </w:t>
      </w:r>
      <w:r w:rsidR="003D161B">
        <w:t>which</w:t>
      </w:r>
      <w:r w:rsidR="00A90DDB">
        <w:t xml:space="preserve"> correlate to the </w:t>
      </w:r>
      <w:r w:rsidR="00866218">
        <w:t xml:space="preserve">different markers on the layout. When a new layout </w:t>
      </w:r>
      <w:r w:rsidR="006469D5">
        <w:t>that</w:t>
      </w:r>
      <w:r w:rsidR="00866218">
        <w:t xml:space="preserve"> has not been sav</w:t>
      </w:r>
      <w:r w:rsidR="00A93543">
        <w:t>ed yet is sent to the backend after the name of layout is saved in a text f</w:t>
      </w:r>
      <w:r w:rsidR="006B746F">
        <w:t xml:space="preserve">ile, a </w:t>
      </w:r>
      <w:r w:rsidR="001832DF">
        <w:t>Layouts</w:t>
      </w:r>
      <w:r w:rsidR="006B746F">
        <w:t>Table</w:t>
      </w:r>
      <w:r w:rsidR="001832DF">
        <w:t>.txt file</w:t>
      </w:r>
      <w:r w:rsidR="006B746F">
        <w:t xml:space="preserve"> is created</w:t>
      </w:r>
      <w:r w:rsidR="001832DF">
        <w:t>,</w:t>
      </w:r>
      <w:r w:rsidR="006B746F">
        <w:t xml:space="preserve"> </w:t>
      </w:r>
      <w:r w:rsidR="00D2736A">
        <w:t>which stores the name of the layouts separated by a new line character.</w:t>
      </w:r>
      <w:r w:rsidR="00695DAD">
        <w:t xml:space="preserve"> </w:t>
      </w:r>
    </w:p>
    <w:p w14:paraId="79860ADF" w14:textId="4FF5F2D2" w:rsidR="00DF0FDE" w:rsidRDefault="00DF0FDE" w:rsidP="00070573"/>
    <w:p w14:paraId="2BC34AF6" w14:textId="77777777" w:rsidR="00512040" w:rsidRDefault="00512040" w:rsidP="00070573">
      <w:pPr>
        <w:rPr>
          <w:b/>
        </w:rPr>
      </w:pPr>
    </w:p>
    <w:p w14:paraId="29714AF7" w14:textId="29C03018" w:rsidR="00DF0FDE" w:rsidRDefault="00DF0FDE" w:rsidP="00070573">
      <w:pPr>
        <w:rPr>
          <w:b/>
        </w:rPr>
      </w:pPr>
      <w:r>
        <w:rPr>
          <w:b/>
        </w:rPr>
        <w:t>Fourth Iteration</w:t>
      </w:r>
    </w:p>
    <w:p w14:paraId="4D01DCDD" w14:textId="1F406AA2" w:rsidR="00DF0FDE" w:rsidRDefault="00DF0FDE" w:rsidP="00070573">
      <w:pPr>
        <w:rPr>
          <w:b/>
        </w:rPr>
      </w:pPr>
    </w:p>
    <w:p w14:paraId="05477D15" w14:textId="48480CA9" w:rsidR="00DF0FDE" w:rsidRDefault="001832DF" w:rsidP="00070573">
      <w:r>
        <w:t xml:space="preserve">In our </w:t>
      </w:r>
      <w:r w:rsidR="00DF0FDE">
        <w:t>fourth and final iteration</w:t>
      </w:r>
      <w:r>
        <w:t>, we had to re-structure</w:t>
      </w:r>
      <w:r w:rsidR="00DF0FDE">
        <w:t xml:space="preserve"> </w:t>
      </w:r>
      <w:r>
        <w:t>our classes in order to implement a hierarchy that we designed. We designed</w:t>
      </w:r>
      <w:r w:rsidR="00DF0FDE">
        <w:t xml:space="preserve"> the Building hierarchy</w:t>
      </w:r>
      <w:r>
        <w:t>,</w:t>
      </w:r>
      <w:r w:rsidR="00DF0FDE">
        <w:t xml:space="preserve"> </w:t>
      </w:r>
      <w:r>
        <w:t xml:space="preserve">in which </w:t>
      </w:r>
      <w:r w:rsidR="00DF0FDE">
        <w:t xml:space="preserve">each building has a floor </w:t>
      </w:r>
      <w:r w:rsidR="003D2199">
        <w:t xml:space="preserve">which has </w:t>
      </w:r>
      <w:r w:rsidR="00DF0FDE">
        <w:t>a layout assigned to it</w:t>
      </w:r>
      <w:r w:rsidR="003D2199">
        <w:t xml:space="preserve">. Each floor can have a number of </w:t>
      </w:r>
      <w:r w:rsidR="00DF0FDE">
        <w:t xml:space="preserve">devices </w:t>
      </w:r>
      <w:r w:rsidR="003D2199">
        <w:t>on them</w:t>
      </w:r>
      <w:r w:rsidR="00DF0FDE">
        <w:t xml:space="preserve">. </w:t>
      </w:r>
      <w:r w:rsidR="00695DAD">
        <w:t xml:space="preserve">The Buildings can have a varying number of floors which can be selected by the user, </w:t>
      </w:r>
      <w:r w:rsidR="003D2199">
        <w:t xml:space="preserve">and </w:t>
      </w:r>
      <w:r w:rsidR="00695DAD">
        <w:t xml:space="preserve">each floor </w:t>
      </w:r>
      <w:r w:rsidR="003D2199">
        <w:t xml:space="preserve">is associated with a </w:t>
      </w:r>
      <w:r w:rsidR="00695DAD">
        <w:t xml:space="preserve">layout. </w:t>
      </w:r>
      <w:r w:rsidR="00DF0FDE">
        <w:t xml:space="preserve">We also </w:t>
      </w:r>
      <w:r w:rsidR="003D2199">
        <w:t xml:space="preserve">set up polling of device information </w:t>
      </w:r>
      <w:r w:rsidR="00DF0FDE">
        <w:t xml:space="preserve">from the </w:t>
      </w:r>
      <w:r w:rsidR="003D2199">
        <w:t>b</w:t>
      </w:r>
      <w:r w:rsidR="00DF0FDE">
        <w:t>ackend. In the view mode</w:t>
      </w:r>
      <w:r w:rsidR="003D2199">
        <w:t>,</w:t>
      </w:r>
      <w:r w:rsidR="00DF0FDE">
        <w:t xml:space="preserve"> the web application </w:t>
      </w:r>
      <w:r w:rsidR="003D2199">
        <w:t xml:space="preserve">sends a GET request to </w:t>
      </w:r>
      <w:r w:rsidR="00DF0FDE">
        <w:t>the R</w:t>
      </w:r>
      <w:r w:rsidR="003D2199">
        <w:t>EST</w:t>
      </w:r>
      <w:r w:rsidR="00DF0FDE">
        <w:t xml:space="preserve"> API which in turns updates the </w:t>
      </w:r>
      <w:r w:rsidR="003D2199">
        <w:t>device information</w:t>
      </w:r>
      <w:r w:rsidR="00DF0FDE">
        <w:t xml:space="preserve">. </w:t>
      </w:r>
      <w:r w:rsidR="003D2199">
        <w:t>We changed the way</w:t>
      </w:r>
      <w:r w:rsidR="00DF0FDE">
        <w:t xml:space="preserve"> devices </w:t>
      </w:r>
      <w:r w:rsidR="003D2199">
        <w:t xml:space="preserve">were </w:t>
      </w:r>
      <w:r w:rsidR="00DF0FDE">
        <w:t xml:space="preserve">being </w:t>
      </w:r>
      <w:r w:rsidR="00512040">
        <w:t xml:space="preserve">uniquely </w:t>
      </w:r>
      <w:r w:rsidR="003D2199">
        <w:t>identified</w:t>
      </w:r>
      <w:r w:rsidR="00DF0FDE">
        <w:t xml:space="preserve"> </w:t>
      </w:r>
      <w:r w:rsidR="00695DAD">
        <w:t xml:space="preserve">by </w:t>
      </w:r>
      <w:r w:rsidR="003D2199">
        <w:t xml:space="preserve">changing the mapping from IP address to </w:t>
      </w:r>
      <w:r w:rsidR="00695DAD">
        <w:t xml:space="preserve">serial number, which opened up the possibility of adding </w:t>
      </w:r>
      <w:r w:rsidR="00512040">
        <w:t>n</w:t>
      </w:r>
      <w:r w:rsidR="00695DAD">
        <w:t>otes to each device that are persistent across all sessions. This iteration also included various user experience additions</w:t>
      </w:r>
      <w:r w:rsidR="00512040">
        <w:t xml:space="preserve"> such as automatically</w:t>
      </w:r>
      <w:r w:rsidR="00695DAD">
        <w:t xml:space="preserve"> saving </w:t>
      </w:r>
      <w:r w:rsidR="00512040">
        <w:t>the current floor if a user navigated</w:t>
      </w:r>
      <w:r w:rsidR="00695DAD">
        <w:t xml:space="preserve"> to a different </w:t>
      </w:r>
      <w:r w:rsidR="00512040">
        <w:t>floor without saving the current floor</w:t>
      </w:r>
      <w:r w:rsidR="00695DAD">
        <w:t xml:space="preserve">, </w:t>
      </w:r>
      <w:r w:rsidR="00512040">
        <w:t>showing</w:t>
      </w:r>
      <w:r w:rsidR="00695DAD">
        <w:t xml:space="preserve"> prompts when actions </w:t>
      </w:r>
      <w:r w:rsidR="00512040">
        <w:t xml:space="preserve">are </w:t>
      </w:r>
      <w:r w:rsidR="00695DAD">
        <w:t xml:space="preserve">completed. </w:t>
      </w:r>
      <w:r w:rsidR="00512040">
        <w:t>Device</w:t>
      </w:r>
      <w:r w:rsidR="00695DAD">
        <w:t>s utilize a “nickname” for more descriptive identification especially when placed on the map</w:t>
      </w:r>
      <w:r w:rsidR="00512040">
        <w:t>. T</w:t>
      </w:r>
      <w:r w:rsidR="00695DAD">
        <w:t xml:space="preserve">he </w:t>
      </w:r>
      <w:r w:rsidR="00512040">
        <w:t xml:space="preserve">text for </w:t>
      </w:r>
      <w:r w:rsidR="00695DAD">
        <w:t xml:space="preserve">the </w:t>
      </w:r>
      <w:r w:rsidR="00512040">
        <w:t>nickname</w:t>
      </w:r>
      <w:r w:rsidR="00695DAD">
        <w:t xml:space="preserve"> also has a white shadow which allows for better readability. </w:t>
      </w:r>
      <w:r w:rsidR="003D2199" w:rsidRPr="003D2199">
        <w:t>We also implemented a print functionality that allows users to click on the print button and print a copy of their current view of the map.</w:t>
      </w:r>
    </w:p>
    <w:p w14:paraId="4A6BCD91" w14:textId="77C9AD1C" w:rsidR="00695DAD" w:rsidRDefault="00695DAD" w:rsidP="00070573"/>
    <w:p w14:paraId="29B8239D" w14:textId="77777777" w:rsidR="00512040" w:rsidRDefault="00512040" w:rsidP="00070573">
      <w:pPr>
        <w:rPr>
          <w:b/>
        </w:rPr>
      </w:pPr>
    </w:p>
    <w:p w14:paraId="123B15C0" w14:textId="77777777" w:rsidR="00512040" w:rsidRDefault="00512040" w:rsidP="00070573">
      <w:pPr>
        <w:rPr>
          <w:b/>
        </w:rPr>
      </w:pPr>
    </w:p>
    <w:p w14:paraId="247CD374" w14:textId="77777777" w:rsidR="00512040" w:rsidRDefault="00512040" w:rsidP="00070573">
      <w:pPr>
        <w:rPr>
          <w:b/>
        </w:rPr>
      </w:pPr>
    </w:p>
    <w:p w14:paraId="029EF9D0" w14:textId="659E33CA" w:rsidR="00C00F0D" w:rsidRDefault="00C00F0D" w:rsidP="00070573">
      <w:pPr>
        <w:rPr>
          <w:b/>
        </w:rPr>
      </w:pPr>
      <w:r>
        <w:rPr>
          <w:b/>
        </w:rPr>
        <w:lastRenderedPageBreak/>
        <w:t>The Code Base</w:t>
      </w:r>
    </w:p>
    <w:p w14:paraId="44BC16E3" w14:textId="77777777" w:rsidR="00512040" w:rsidRDefault="00512040" w:rsidP="00070573"/>
    <w:p w14:paraId="38F07F90" w14:textId="7E9E5D9E" w:rsidR="00C00F0D" w:rsidRDefault="00C00F0D" w:rsidP="00070573">
      <w:r>
        <w:t>The code base will be split into two different sections, the Web</w:t>
      </w:r>
      <w:r w:rsidR="00E655C8">
        <w:t xml:space="preserve"> Client</w:t>
      </w:r>
      <w:r>
        <w:t xml:space="preserve"> and the Backend Application. </w:t>
      </w:r>
    </w:p>
    <w:p w14:paraId="78D7E383" w14:textId="3CBCC8BB" w:rsidR="00DF306C" w:rsidRDefault="00DF306C" w:rsidP="00070573">
      <w:pPr>
        <w:rPr>
          <w:i/>
        </w:rPr>
      </w:pPr>
    </w:p>
    <w:p w14:paraId="5234EF82" w14:textId="7D582C44" w:rsidR="00DF306C" w:rsidRPr="00DF306C" w:rsidRDefault="00DF306C" w:rsidP="00070573">
      <w:pPr>
        <w:rPr>
          <w:i/>
        </w:rPr>
      </w:pPr>
      <w:r w:rsidRPr="00DF306C">
        <w:rPr>
          <w:i/>
        </w:rPr>
        <w:t>Backend Application</w:t>
      </w:r>
    </w:p>
    <w:p w14:paraId="445C2F2C" w14:textId="426E5458" w:rsidR="00C00F0D" w:rsidRDefault="00C00F0D" w:rsidP="00070573"/>
    <w:p w14:paraId="1DA67AC7" w14:textId="505CB6C6" w:rsidR="00C00F0D" w:rsidRPr="00C00F0D" w:rsidRDefault="00DF306C" w:rsidP="00DF306C">
      <w:pPr>
        <w:jc w:val="center"/>
      </w:pPr>
      <w:r>
        <w:rPr>
          <w:noProof/>
        </w:rPr>
        <w:drawing>
          <wp:inline distT="0" distB="0" distL="0" distR="0" wp14:anchorId="68D05261" wp14:editId="4C6848B8">
            <wp:extent cx="2998926"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2483" cy="3681010"/>
                    </a:xfrm>
                    <a:prstGeom prst="rect">
                      <a:avLst/>
                    </a:prstGeom>
                  </pic:spPr>
                </pic:pic>
              </a:graphicData>
            </a:graphic>
          </wp:inline>
        </w:drawing>
      </w:r>
    </w:p>
    <w:p w14:paraId="2CF405AE" w14:textId="10834FC6" w:rsidR="00DF306C" w:rsidRDefault="00DF306C" w:rsidP="00DF306C">
      <w:pPr>
        <w:pStyle w:val="Caption"/>
        <w:jc w:val="center"/>
      </w:pPr>
      <w:r>
        <w:t xml:space="preserve">Figure </w:t>
      </w:r>
      <w:r w:rsidR="0055500C">
        <w:t>6</w:t>
      </w:r>
      <w:r>
        <w:t xml:space="preserve"> Backend File Structure</w:t>
      </w:r>
    </w:p>
    <w:p w14:paraId="18982A89" w14:textId="77777777" w:rsidR="0055500C" w:rsidRDefault="0055500C" w:rsidP="009B7B51">
      <w:pPr>
        <w:ind w:firstLine="720"/>
      </w:pPr>
    </w:p>
    <w:p w14:paraId="43CEA1D7" w14:textId="77777777" w:rsidR="0055500C" w:rsidRDefault="005C5EE1" w:rsidP="0055500C">
      <w:r>
        <w:t xml:space="preserve">Utilizing the Spring </w:t>
      </w:r>
      <w:r w:rsidR="004C75A4">
        <w:t>Framework,</w:t>
      </w:r>
      <w:r>
        <w:t xml:space="preserve"> we were easily able to get a </w:t>
      </w:r>
      <w:r w:rsidR="0055500C">
        <w:t>REST</w:t>
      </w:r>
      <w:r>
        <w:t xml:space="preserve"> API running within our Java Application. </w:t>
      </w:r>
      <w:r w:rsidR="0055500C">
        <w:t>Apart</w:t>
      </w:r>
      <w:r>
        <w:t xml:space="preserve"> from </w:t>
      </w:r>
      <w:r w:rsidR="0055500C">
        <w:t>the f</w:t>
      </w:r>
      <w:r>
        <w:t>ramework</w:t>
      </w:r>
      <w:r w:rsidR="0055500C">
        <w:t>,</w:t>
      </w:r>
      <w:r>
        <w:t xml:space="preserve"> we </w:t>
      </w:r>
      <w:r w:rsidR="0055500C">
        <w:t xml:space="preserve">also </w:t>
      </w:r>
      <w:r>
        <w:t xml:space="preserve">used Spring Boot to quickly create an application we were able to customize throughout development. </w:t>
      </w:r>
    </w:p>
    <w:p w14:paraId="162ED5AB" w14:textId="77777777" w:rsidR="005B635A" w:rsidRDefault="005B635A" w:rsidP="0055500C"/>
    <w:p w14:paraId="6C48BC7B" w14:textId="77777777" w:rsidR="00B37753" w:rsidRDefault="0055500C" w:rsidP="0055500C">
      <w:r>
        <w:t>As m</w:t>
      </w:r>
      <w:r w:rsidR="005C5EE1">
        <w:t>entioned</w:t>
      </w:r>
      <w:r>
        <w:t xml:space="preserve"> above</w:t>
      </w:r>
      <w:r w:rsidR="005C5EE1">
        <w:t xml:space="preserve">, Application.java holds the main method where the entire </w:t>
      </w:r>
      <w:r>
        <w:t>a</w:t>
      </w:r>
      <w:r w:rsidR="005C5EE1">
        <w:t xml:space="preserve">pplication gets launched as a Spring Application. </w:t>
      </w:r>
      <w:r>
        <w:t>It initializes</w:t>
      </w:r>
      <w:r w:rsidR="005C5EE1">
        <w:t xml:space="preserve"> Apache Tomcat and starts creating </w:t>
      </w:r>
      <w:r>
        <w:t xml:space="preserve">and mapping </w:t>
      </w:r>
      <w:r w:rsidR="005C5EE1">
        <w:t xml:space="preserve">the </w:t>
      </w:r>
      <w:r>
        <w:t>different</w:t>
      </w:r>
      <w:r w:rsidR="005C5EE1">
        <w:t xml:space="preserve"> REST endpoints discussed in the Design section. Each Controller </w:t>
      </w:r>
      <w:r>
        <w:t>c</w:t>
      </w:r>
      <w:r w:rsidR="005C5EE1">
        <w:t xml:space="preserve">lass is assigned as a REST controller by utilizing the @RestController tag at the top of </w:t>
      </w:r>
      <w:r w:rsidR="0047527F">
        <w:t>the</w:t>
      </w:r>
      <w:r w:rsidR="005C5EE1">
        <w:t xml:space="preserve"> class.</w:t>
      </w:r>
      <w:r w:rsidR="0047527F">
        <w:t xml:space="preserve"> Each method in the controller includes both a @CrossOrigin </w:t>
      </w:r>
      <w:r>
        <w:t xml:space="preserve">tag </w:t>
      </w:r>
      <w:r w:rsidR="0047527F">
        <w:t xml:space="preserve">that signifies that a request on this endpoint can come from any location and a @RequestMapping tag which is used to notify the controller that </w:t>
      </w:r>
      <w:r>
        <w:t>the method</w:t>
      </w:r>
      <w:r w:rsidR="006C0DE5">
        <w:t xml:space="preserve"> can be used as </w:t>
      </w:r>
      <w:r>
        <w:t>a REST</w:t>
      </w:r>
      <w:r w:rsidR="006C0DE5">
        <w:t xml:space="preserve"> end point</w:t>
      </w:r>
      <w:r w:rsidR="0047527F">
        <w:t>.</w:t>
      </w:r>
      <w:r w:rsidR="00190945">
        <w:t xml:space="preserve"> </w:t>
      </w:r>
    </w:p>
    <w:p w14:paraId="3F8B04AD" w14:textId="77777777" w:rsidR="005B635A" w:rsidRDefault="005B635A" w:rsidP="0055500C"/>
    <w:p w14:paraId="48EDB907" w14:textId="538CD1AE" w:rsidR="009B7B51" w:rsidRDefault="00B37753" w:rsidP="0055500C">
      <w:r>
        <w:t xml:space="preserve">The </w:t>
      </w:r>
      <w:r w:rsidR="00190945">
        <w:t xml:space="preserve">BuildingController </w:t>
      </w:r>
      <w:r>
        <w:t xml:space="preserve">class </w:t>
      </w:r>
      <w:r w:rsidR="00190945">
        <w:t xml:space="preserve">has </w:t>
      </w:r>
      <w:r w:rsidR="00F66C8D">
        <w:t xml:space="preserve">a </w:t>
      </w:r>
      <w:r w:rsidR="00190945">
        <w:t>method</w:t>
      </w:r>
      <w:r w:rsidR="00F66C8D">
        <w:t xml:space="preserve"> called getBuildingList, which is responsible for calculating the status of each level of the Building hierarchy</w:t>
      </w:r>
      <w:r w:rsidR="00190945">
        <w:t>. This method gets the status of every device, on every floor, in every building</w:t>
      </w:r>
      <w:r w:rsidR="00F66C8D">
        <w:t xml:space="preserve"> and </w:t>
      </w:r>
      <w:r w:rsidR="00F66C8D" w:rsidRPr="00F66C8D">
        <w:t>returns a list of Building objects</w:t>
      </w:r>
      <w:r w:rsidR="00190945">
        <w:t xml:space="preserve">. It calculates </w:t>
      </w:r>
      <w:r w:rsidR="00190945">
        <w:lastRenderedPageBreak/>
        <w:t xml:space="preserve">the status of the object which is above it in the hierarchy </w:t>
      </w:r>
      <w:r w:rsidR="00F66C8D">
        <w:t>using</w:t>
      </w:r>
      <w:r w:rsidR="00190945">
        <w:t xml:space="preserve"> the status of object below it. This is </w:t>
      </w:r>
      <w:r w:rsidR="00F66C8D">
        <w:t>done</w:t>
      </w:r>
      <w:r w:rsidR="00190945">
        <w:t xml:space="preserve"> by opening the file of every building, iterating through each floor and opening up the file associated with that floor. Each layout file is then serialized by using an ObjectMapper from the </w:t>
      </w:r>
      <w:r w:rsidR="00F66C8D">
        <w:t>Jackson</w:t>
      </w:r>
      <w:r w:rsidR="00190945">
        <w:t xml:space="preserve"> </w:t>
      </w:r>
      <w:r w:rsidR="00F66C8D">
        <w:t>library,</w:t>
      </w:r>
      <w:r w:rsidR="00190945">
        <w:t xml:space="preserve"> which enables JSON objects to be represented as Java Objects. These devices are then iterated through to find their current status from the deviceInfo.txt</w:t>
      </w:r>
      <w:r w:rsidR="00F66C8D">
        <w:t>.</w:t>
      </w:r>
      <w:r w:rsidR="009B7B51">
        <w:t xml:space="preserve"> The ObjectMapper requires that the names of </w:t>
      </w:r>
      <w:r w:rsidR="00F66C8D">
        <w:t xml:space="preserve">variables in </w:t>
      </w:r>
      <w:r w:rsidR="009B7B51">
        <w:t xml:space="preserve">the Java </w:t>
      </w:r>
      <w:r w:rsidR="00F66C8D">
        <w:t>classes</w:t>
      </w:r>
      <w:r w:rsidR="009B7B51">
        <w:t xml:space="preserve"> match exactly with the JSON </w:t>
      </w:r>
      <w:r w:rsidR="00F66C8D">
        <w:t>ob</w:t>
      </w:r>
      <w:r w:rsidR="009B7B51">
        <w:t xml:space="preserve">ject in order to </w:t>
      </w:r>
      <w:r w:rsidR="00F66C8D">
        <w:t>map objects successfully</w:t>
      </w:r>
      <w:r w:rsidR="004C75A4">
        <w:t>.</w:t>
      </w:r>
    </w:p>
    <w:p w14:paraId="4B39846B" w14:textId="2F1AD653" w:rsidR="004C75A4" w:rsidRDefault="004C75A4" w:rsidP="009B7B51">
      <w:pPr>
        <w:ind w:firstLine="720"/>
      </w:pPr>
    </w:p>
    <w:p w14:paraId="339D097E" w14:textId="7F7C66C9" w:rsidR="004C75A4" w:rsidRDefault="005B635A" w:rsidP="005B635A">
      <w:r>
        <w:t>Implementing t</w:t>
      </w:r>
      <w:r w:rsidR="004C75A4">
        <w:t>he interaction with different files was relatively straight forward. When a call is made to a method which needs to interact with a file not in JSON format</w:t>
      </w:r>
      <w:r>
        <w:t>,</w:t>
      </w:r>
      <w:r w:rsidR="004C75A4">
        <w:t xml:space="preserve"> such as BlueprintsTable.txt (and all other *Table.txt files)</w:t>
      </w:r>
      <w:r>
        <w:t>,</w:t>
      </w:r>
      <w:r w:rsidR="004C75A4">
        <w:t xml:space="preserve"> a standard file scanner is utilized. However, when a JSON formatted file is saved</w:t>
      </w:r>
      <w:r>
        <w:t>,</w:t>
      </w:r>
      <w:r w:rsidR="004C75A4">
        <w:t xml:space="preserve"> the ObjectMapper utilize</w:t>
      </w:r>
      <w:r>
        <w:t>s</w:t>
      </w:r>
      <w:r w:rsidR="004C75A4">
        <w:t xml:space="preserve"> the readValue method </w:t>
      </w:r>
      <w:r>
        <w:t xml:space="preserve">to </w:t>
      </w:r>
      <w:r w:rsidR="004C75A4">
        <w:t xml:space="preserve">map the </w:t>
      </w:r>
      <w:r>
        <w:t>objects to a class,</w:t>
      </w:r>
      <w:r w:rsidR="004C75A4">
        <w:t xml:space="preserve"> as seen in Figure </w:t>
      </w:r>
      <w:r w:rsidR="001E27F2">
        <w:t xml:space="preserve">7 </w:t>
      </w:r>
      <w:r w:rsidR="004C75A4">
        <w:t xml:space="preserve">below. This makes converting from JSON and Java </w:t>
      </w:r>
      <w:r>
        <w:t xml:space="preserve">objects </w:t>
      </w:r>
      <w:r w:rsidR="004C75A4">
        <w:t xml:space="preserve">quite easy to implement, and can later </w:t>
      </w:r>
      <w:r w:rsidR="00F6598A">
        <w:t>be utilized for</w:t>
      </w:r>
      <w:r w:rsidR="004C75A4">
        <w:t xml:space="preserve"> </w:t>
      </w:r>
      <w:r>
        <w:t>saving data</w:t>
      </w:r>
      <w:r w:rsidR="00F6598A">
        <w:t xml:space="preserve"> into</w:t>
      </w:r>
      <w:r w:rsidR="004C75A4">
        <w:t xml:space="preserve"> a database if need</w:t>
      </w:r>
      <w:r>
        <w:t>ed</w:t>
      </w:r>
      <w:r w:rsidR="004C75A4">
        <w:t xml:space="preserve">. </w:t>
      </w:r>
    </w:p>
    <w:p w14:paraId="55F78B3B" w14:textId="77777777" w:rsidR="00334285" w:rsidRDefault="00334285" w:rsidP="00070573"/>
    <w:p w14:paraId="4D87643B" w14:textId="7B4AFCCB" w:rsidR="00190945" w:rsidRDefault="004C75A4" w:rsidP="004C75A4">
      <w:pPr>
        <w:jc w:val="center"/>
      </w:pPr>
      <w:r>
        <w:rPr>
          <w:noProof/>
        </w:rPr>
        <w:drawing>
          <wp:inline distT="0" distB="0" distL="0" distR="0" wp14:anchorId="06D0EE36" wp14:editId="184F47D7">
            <wp:extent cx="5143500" cy="1038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3500" cy="1038225"/>
                    </a:xfrm>
                    <a:prstGeom prst="rect">
                      <a:avLst/>
                    </a:prstGeom>
                  </pic:spPr>
                </pic:pic>
              </a:graphicData>
            </a:graphic>
          </wp:inline>
        </w:drawing>
      </w:r>
    </w:p>
    <w:p w14:paraId="13B551A6" w14:textId="54E8D5A0" w:rsidR="004C75A4" w:rsidRDefault="004C75A4" w:rsidP="004C75A4">
      <w:pPr>
        <w:pStyle w:val="Caption"/>
        <w:jc w:val="center"/>
      </w:pPr>
      <w:r>
        <w:t xml:space="preserve">Figure </w:t>
      </w:r>
      <w:r w:rsidR="005B635A">
        <w:t>7</w:t>
      </w:r>
      <w:r>
        <w:t xml:space="preserve"> </w:t>
      </w:r>
      <w:r w:rsidR="00F6598A">
        <w:t>Jackson ObjectMapper</w:t>
      </w:r>
      <w:r>
        <w:t xml:space="preserve"> </w:t>
      </w:r>
      <w:r w:rsidR="005B635A">
        <w:t>Example</w:t>
      </w:r>
    </w:p>
    <w:p w14:paraId="4A8C6B37" w14:textId="6FB3B4D2" w:rsidR="00190945" w:rsidRDefault="00190945" w:rsidP="004C75A4">
      <w:pPr>
        <w:jc w:val="center"/>
      </w:pPr>
    </w:p>
    <w:p w14:paraId="1A5D1192" w14:textId="77777777" w:rsidR="00196912" w:rsidRDefault="00F6598A" w:rsidP="00070573">
      <w:r>
        <w:t xml:space="preserve">Files are </w:t>
      </w:r>
      <w:r w:rsidR="001E27F2">
        <w:t xml:space="preserve">named appropriately and consistently throughout the application and are </w:t>
      </w:r>
      <w:r>
        <w:t xml:space="preserve">written </w:t>
      </w:r>
      <w:r w:rsidR="001E27F2">
        <w:t xml:space="preserve">to using </w:t>
      </w:r>
      <w:r>
        <w:t xml:space="preserve">the PrintWriter class. This is the case for the non-JSON strings and files much like the BlueprintsTable.txt and others. </w:t>
      </w:r>
      <w:r w:rsidR="008249BA">
        <w:t>The Object</w:t>
      </w:r>
      <w:r w:rsidR="00C03598">
        <w:t>M</w:t>
      </w:r>
      <w:r w:rsidR="008249BA">
        <w:t xml:space="preserve">apper class also has a method to write Java </w:t>
      </w:r>
      <w:r w:rsidR="00C03598">
        <w:t>o</w:t>
      </w:r>
      <w:r w:rsidR="008249BA">
        <w:t xml:space="preserve">bjects as JSON </w:t>
      </w:r>
      <w:r w:rsidR="00C03598">
        <w:t>s</w:t>
      </w:r>
      <w:r w:rsidR="008249BA">
        <w:t>tring</w:t>
      </w:r>
      <w:r w:rsidR="00C03598">
        <w:t>s</w:t>
      </w:r>
      <w:r w:rsidR="008249BA">
        <w:t xml:space="preserve">, </w:t>
      </w:r>
      <w:r w:rsidR="00C03598">
        <w:t>which</w:t>
      </w:r>
      <w:r w:rsidR="008249BA">
        <w:t xml:space="preserve"> we </w:t>
      </w:r>
      <w:r w:rsidR="00196912">
        <w:t xml:space="preserve">have </w:t>
      </w:r>
      <w:r w:rsidR="008249BA">
        <w:t>take</w:t>
      </w:r>
      <w:r w:rsidR="00196912">
        <w:t>n</w:t>
      </w:r>
      <w:r w:rsidR="008249BA">
        <w:t xml:space="preserve"> advantage of for many </w:t>
      </w:r>
      <w:r w:rsidR="00196912">
        <w:t xml:space="preserve">class </w:t>
      </w:r>
      <w:r w:rsidR="008249BA">
        <w:t xml:space="preserve">objects. </w:t>
      </w:r>
    </w:p>
    <w:p w14:paraId="3456B696" w14:textId="6D0403B7" w:rsidR="008249BA" w:rsidRDefault="008249BA" w:rsidP="00070573"/>
    <w:p w14:paraId="7B54E33E" w14:textId="77777777" w:rsidR="00196912" w:rsidRDefault="00196912" w:rsidP="00070573">
      <w:pPr>
        <w:rPr>
          <w:i/>
        </w:rPr>
      </w:pPr>
    </w:p>
    <w:p w14:paraId="6B042142" w14:textId="77777777" w:rsidR="00196912" w:rsidRDefault="00196912" w:rsidP="00070573">
      <w:pPr>
        <w:rPr>
          <w:i/>
        </w:rPr>
      </w:pPr>
    </w:p>
    <w:p w14:paraId="0A687D70" w14:textId="77777777" w:rsidR="00196912" w:rsidRDefault="00196912" w:rsidP="00070573">
      <w:pPr>
        <w:rPr>
          <w:i/>
        </w:rPr>
      </w:pPr>
    </w:p>
    <w:p w14:paraId="7D569B12" w14:textId="77777777" w:rsidR="00196912" w:rsidRDefault="00196912" w:rsidP="00070573">
      <w:pPr>
        <w:rPr>
          <w:i/>
        </w:rPr>
      </w:pPr>
    </w:p>
    <w:p w14:paraId="2A81A2EB" w14:textId="77777777" w:rsidR="00196912" w:rsidRDefault="00196912" w:rsidP="00070573">
      <w:pPr>
        <w:rPr>
          <w:i/>
        </w:rPr>
      </w:pPr>
    </w:p>
    <w:p w14:paraId="69776D4E" w14:textId="77777777" w:rsidR="00196912" w:rsidRDefault="00196912" w:rsidP="00070573">
      <w:pPr>
        <w:rPr>
          <w:i/>
        </w:rPr>
      </w:pPr>
    </w:p>
    <w:p w14:paraId="6BE11065" w14:textId="77777777" w:rsidR="00196912" w:rsidRDefault="00196912" w:rsidP="00070573">
      <w:pPr>
        <w:rPr>
          <w:i/>
        </w:rPr>
      </w:pPr>
    </w:p>
    <w:p w14:paraId="550E1878" w14:textId="77777777" w:rsidR="00196912" w:rsidRDefault="00196912">
      <w:pPr>
        <w:rPr>
          <w:i/>
        </w:rPr>
      </w:pPr>
      <w:r>
        <w:rPr>
          <w:i/>
        </w:rPr>
        <w:br w:type="page"/>
      </w:r>
    </w:p>
    <w:p w14:paraId="4E0F62F0" w14:textId="1C13A605" w:rsidR="008249BA" w:rsidRDefault="00E655C8" w:rsidP="00070573">
      <w:pPr>
        <w:rPr>
          <w:i/>
        </w:rPr>
      </w:pPr>
      <w:r>
        <w:rPr>
          <w:i/>
        </w:rPr>
        <w:lastRenderedPageBreak/>
        <w:t>Web Client</w:t>
      </w:r>
    </w:p>
    <w:p w14:paraId="778B69DB" w14:textId="2E1F6CF9" w:rsidR="008249BA" w:rsidRDefault="008249BA" w:rsidP="00070573">
      <w:pPr>
        <w:rPr>
          <w:i/>
        </w:rPr>
      </w:pPr>
    </w:p>
    <w:p w14:paraId="06A45105" w14:textId="1A9EDE09" w:rsidR="008249BA" w:rsidRPr="008249BA" w:rsidRDefault="008249BA" w:rsidP="008249BA">
      <w:pPr>
        <w:jc w:val="center"/>
        <w:rPr>
          <w:i/>
        </w:rPr>
      </w:pPr>
      <w:r>
        <w:rPr>
          <w:noProof/>
        </w:rPr>
        <w:drawing>
          <wp:inline distT="0" distB="0" distL="0" distR="0" wp14:anchorId="5BB8B90A" wp14:editId="74E548A4">
            <wp:extent cx="1738038" cy="4886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4633" cy="4904867"/>
                    </a:xfrm>
                    <a:prstGeom prst="rect">
                      <a:avLst/>
                    </a:prstGeom>
                  </pic:spPr>
                </pic:pic>
              </a:graphicData>
            </a:graphic>
          </wp:inline>
        </w:drawing>
      </w:r>
    </w:p>
    <w:p w14:paraId="2FA90646" w14:textId="28C5129E" w:rsidR="005D0CED" w:rsidRDefault="005D0CED" w:rsidP="005D0CED">
      <w:pPr>
        <w:pStyle w:val="Caption"/>
        <w:jc w:val="center"/>
      </w:pPr>
      <w:r>
        <w:t>Figure 8 Web Application File Structure</w:t>
      </w:r>
    </w:p>
    <w:p w14:paraId="2B6811D7" w14:textId="77777777" w:rsidR="005262A9" w:rsidRPr="005262A9" w:rsidRDefault="005262A9" w:rsidP="005262A9"/>
    <w:p w14:paraId="0D5962C8" w14:textId="77777777" w:rsidR="00AD3444" w:rsidRDefault="0020697C" w:rsidP="00070573">
      <w:r>
        <w:t xml:space="preserve">The code making up the Web </w:t>
      </w:r>
      <w:r w:rsidR="00E655C8">
        <w:t>Client</w:t>
      </w:r>
      <w:r>
        <w:t xml:space="preserve"> </w:t>
      </w:r>
      <w:r w:rsidR="00E655C8">
        <w:t xml:space="preserve">is </w:t>
      </w:r>
      <w:r>
        <w:t xml:space="preserve">split up by functionality. The resources folder </w:t>
      </w:r>
      <w:r w:rsidR="00CF4CAD">
        <w:t xml:space="preserve">contains </w:t>
      </w:r>
      <w:r>
        <w:t xml:space="preserve">folders for css, images, and </w:t>
      </w:r>
      <w:r w:rsidR="00CF4CAD">
        <w:t xml:space="preserve">a </w:t>
      </w:r>
      <w:r>
        <w:t>js folder</w:t>
      </w:r>
      <w:r w:rsidR="00CF4CAD">
        <w:t xml:space="preserve"> that contains the main JavaScript code base</w:t>
      </w:r>
      <w:r>
        <w:t xml:space="preserve">. This </w:t>
      </w:r>
      <w:r w:rsidR="00CF4CAD">
        <w:t xml:space="preserve">folder names are pretty </w:t>
      </w:r>
      <w:r>
        <w:t xml:space="preserve">self-explanatory. The </w:t>
      </w:r>
      <w:r w:rsidR="00CF4CAD">
        <w:t xml:space="preserve">CSS file </w:t>
      </w:r>
      <w:r w:rsidR="0041412B">
        <w:t>is located in the css folder.</w:t>
      </w:r>
      <w:r>
        <w:t xml:space="preserve"> </w:t>
      </w:r>
      <w:r w:rsidR="0041412B">
        <w:t>T</w:t>
      </w:r>
      <w:r>
        <w:t xml:space="preserve">he images folder </w:t>
      </w:r>
      <w:r w:rsidR="00CF4CAD">
        <w:t xml:space="preserve">contains </w:t>
      </w:r>
      <w:r>
        <w:t xml:space="preserve">all the images of </w:t>
      </w:r>
      <w:r w:rsidR="0041412B">
        <w:t xml:space="preserve">icons and the </w:t>
      </w:r>
      <w:r>
        <w:t>status image</w:t>
      </w:r>
      <w:r w:rsidR="0041412B">
        <w:t>s</w:t>
      </w:r>
      <w:r>
        <w:t xml:space="preserve">. The js folder </w:t>
      </w:r>
      <w:r w:rsidR="0041412B">
        <w:t xml:space="preserve">contains </w:t>
      </w:r>
      <w:r>
        <w:t>the JavaScript code</w:t>
      </w:r>
      <w:r w:rsidR="0041412B">
        <w:t>.</w:t>
      </w:r>
      <w:r>
        <w:t xml:space="preserve"> </w:t>
      </w:r>
    </w:p>
    <w:p w14:paraId="147535EE" w14:textId="745C2D33" w:rsidR="00190945" w:rsidRDefault="0041412B" w:rsidP="00070573">
      <w:r>
        <w:t xml:space="preserve">The </w:t>
      </w:r>
      <w:r w:rsidR="0020697C">
        <w:t xml:space="preserve">testLeafltet.js </w:t>
      </w:r>
      <w:r>
        <w:t xml:space="preserve">class creates </w:t>
      </w:r>
      <w:r w:rsidR="0092453B">
        <w:t xml:space="preserve">the </w:t>
      </w:r>
      <w:r>
        <w:t>L</w:t>
      </w:r>
      <w:r w:rsidR="0092453B">
        <w:t xml:space="preserve">eaflet map </w:t>
      </w:r>
      <w:r w:rsidR="00AD3444">
        <w:t xml:space="preserve">and </w:t>
      </w:r>
      <w:r w:rsidR="0092453B">
        <w:t xml:space="preserve">is responsible for </w:t>
      </w:r>
      <w:r w:rsidR="00AD3444">
        <w:t xml:space="preserve">setting up </w:t>
      </w:r>
      <w:r w:rsidR="0092453B">
        <w:t>the map</w:t>
      </w:r>
      <w:r w:rsidR="00AD3444">
        <w:t xml:space="preserve"> for</w:t>
      </w:r>
      <w:r w:rsidR="0092453B">
        <w:t xml:space="preserve"> </w:t>
      </w:r>
      <w:r w:rsidR="00AD3444">
        <w:t>allowing</w:t>
      </w:r>
      <w:r w:rsidR="0092453B">
        <w:t xml:space="preserve"> </w:t>
      </w:r>
      <w:r w:rsidR="00AD3444">
        <w:t>interactions</w:t>
      </w:r>
      <w:r w:rsidR="0092453B">
        <w:t>.</w:t>
      </w:r>
      <w:r w:rsidR="00AD3444">
        <w:t xml:space="preserve"> The</w:t>
      </w:r>
      <w:r w:rsidR="0092453B">
        <w:t xml:space="preserve"> changeBlueprint.js </w:t>
      </w:r>
      <w:r w:rsidR="00AD3444">
        <w:t xml:space="preserve">class contains </w:t>
      </w:r>
      <w:r w:rsidR="0092453B">
        <w:t xml:space="preserve">code for changing the blueprint </w:t>
      </w:r>
      <w:r w:rsidR="00B10726">
        <w:t xml:space="preserve">and </w:t>
      </w:r>
      <w:r w:rsidR="0092453B">
        <w:t xml:space="preserve">layout </w:t>
      </w:r>
      <w:r w:rsidR="00B10726">
        <w:t xml:space="preserve">when different floors are chosen </w:t>
      </w:r>
      <w:r w:rsidR="00A812C7">
        <w:t>through the application</w:t>
      </w:r>
      <w:r w:rsidR="0092453B">
        <w:t>.</w:t>
      </w:r>
      <w:r w:rsidR="00BF668F">
        <w:t xml:space="preserve"> It does this by making </w:t>
      </w:r>
      <w:r w:rsidR="00427FDA">
        <w:t>an AJAX call</w:t>
      </w:r>
      <w:r w:rsidR="00BF668F">
        <w:t xml:space="preserve"> to the backend</w:t>
      </w:r>
      <w:r w:rsidR="00FE0136">
        <w:t>,</w:t>
      </w:r>
      <w:r w:rsidR="00BF668F">
        <w:t xml:space="preserve"> </w:t>
      </w:r>
      <w:r w:rsidR="00FE0136">
        <w:t xml:space="preserve">and </w:t>
      </w:r>
      <w:r w:rsidR="00427FDA">
        <w:t xml:space="preserve">receives the blueprint </w:t>
      </w:r>
      <w:r w:rsidR="00FE0136">
        <w:t xml:space="preserve">to </w:t>
      </w:r>
      <w:r w:rsidR="00427FDA">
        <w:t>load</w:t>
      </w:r>
      <w:r w:rsidR="00BF668F">
        <w:t xml:space="preserve"> the leaflet map </w:t>
      </w:r>
      <w:r w:rsidR="00427FDA">
        <w:t xml:space="preserve">associated with </w:t>
      </w:r>
      <w:r w:rsidR="00BF668F">
        <w:t>it.</w:t>
      </w:r>
      <w:r w:rsidR="00427FDA">
        <w:t xml:space="preserve"> The </w:t>
      </w:r>
      <w:r w:rsidR="00BF668F">
        <w:t xml:space="preserve">editLayout.js </w:t>
      </w:r>
      <w:r w:rsidR="00427FDA">
        <w:t xml:space="preserve">class is </w:t>
      </w:r>
      <w:r w:rsidR="00BF668F">
        <w:t xml:space="preserve">responsible for loading all the buildings </w:t>
      </w:r>
      <w:r w:rsidR="00FE0136">
        <w:t>to display on the sidebar. It is also responsible for loading a layout when the corresponding floor button is clicked on the application</w:t>
      </w:r>
      <w:r w:rsidR="00BF668F">
        <w:t xml:space="preserve">. </w:t>
      </w:r>
      <w:r w:rsidR="00FE0136">
        <w:t>The</w:t>
      </w:r>
      <w:r w:rsidR="005262A9">
        <w:t xml:space="preserve"> </w:t>
      </w:r>
      <w:r w:rsidR="002001A9">
        <w:t xml:space="preserve">loadDevices.js </w:t>
      </w:r>
      <w:r w:rsidR="00FE0136">
        <w:t xml:space="preserve">class </w:t>
      </w:r>
      <w:r w:rsidR="003D6A18">
        <w:t xml:space="preserve">makes </w:t>
      </w:r>
      <w:r w:rsidR="002001A9">
        <w:t>a call to the backend</w:t>
      </w:r>
      <w:r w:rsidR="003D6A18">
        <w:t xml:space="preserve"> to</w:t>
      </w:r>
      <w:r w:rsidR="002001A9">
        <w:t xml:space="preserve"> </w:t>
      </w:r>
      <w:r w:rsidR="003D6A18">
        <w:t>get</w:t>
      </w:r>
      <w:r w:rsidR="002001A9">
        <w:t xml:space="preserve"> all the device information</w:t>
      </w:r>
      <w:r w:rsidR="00FE0136">
        <w:t>,</w:t>
      </w:r>
      <w:r w:rsidR="003D6A18">
        <w:t xml:space="preserve"> </w:t>
      </w:r>
      <w:r w:rsidR="00B17295">
        <w:t xml:space="preserve">assigns each field to its corresponding variable, </w:t>
      </w:r>
      <w:r w:rsidR="003D6A18">
        <w:t>and loads</w:t>
      </w:r>
      <w:r w:rsidR="002001A9">
        <w:t xml:space="preserve"> it into an array</w:t>
      </w:r>
      <w:r w:rsidR="00B17295">
        <w:t xml:space="preserve"> of similar </w:t>
      </w:r>
      <w:r w:rsidR="00B17295">
        <w:lastRenderedPageBreak/>
        <w:t>objects</w:t>
      </w:r>
      <w:r w:rsidR="002001A9">
        <w:t xml:space="preserve"> </w:t>
      </w:r>
      <w:r w:rsidR="003D6A18">
        <w:t xml:space="preserve">that is </w:t>
      </w:r>
      <w:r w:rsidR="002001A9">
        <w:t xml:space="preserve">used by other functions </w:t>
      </w:r>
      <w:r w:rsidR="003D6A18">
        <w:t>and classes</w:t>
      </w:r>
      <w:r w:rsidR="002001A9">
        <w:t xml:space="preserve">. </w:t>
      </w:r>
      <w:r w:rsidR="00B17295">
        <w:t xml:space="preserve">The </w:t>
      </w:r>
      <w:r w:rsidR="002001A9">
        <w:t xml:space="preserve">refreshDevices.js </w:t>
      </w:r>
      <w:r w:rsidR="00B17295">
        <w:t xml:space="preserve">class </w:t>
      </w:r>
      <w:r w:rsidR="002001A9">
        <w:t xml:space="preserve">uses </w:t>
      </w:r>
      <w:r w:rsidR="00B17295">
        <w:t>the</w:t>
      </w:r>
      <w:r w:rsidR="002001A9">
        <w:t xml:space="preserve"> setInterval</w:t>
      </w:r>
      <w:r w:rsidR="00040BC1">
        <w:t>()</w:t>
      </w:r>
      <w:r w:rsidR="002001A9">
        <w:t xml:space="preserve"> </w:t>
      </w:r>
      <w:r w:rsidR="00B17295">
        <w:t xml:space="preserve">function </w:t>
      </w:r>
      <w:r w:rsidR="002001A9">
        <w:t>to make call</w:t>
      </w:r>
      <w:r w:rsidR="00040BC1">
        <w:t xml:space="preserve"> the loadLayout() function</w:t>
      </w:r>
      <w:r w:rsidR="002001A9">
        <w:t xml:space="preserve"> </w:t>
      </w:r>
      <w:r w:rsidR="00040BC1">
        <w:t xml:space="preserve">and buildHierarchy() </w:t>
      </w:r>
      <w:r w:rsidR="002001A9">
        <w:t>every 30 seconds</w:t>
      </w:r>
      <w:r w:rsidR="00040BC1">
        <w:t>. This refreshes</w:t>
      </w:r>
      <w:r w:rsidR="002001A9">
        <w:t xml:space="preserve"> the current layout</w:t>
      </w:r>
      <w:r w:rsidR="00040BC1">
        <w:t>,</w:t>
      </w:r>
      <w:r w:rsidR="002001A9">
        <w:t xml:space="preserve"> if in view mode</w:t>
      </w:r>
      <w:r w:rsidR="00040BC1">
        <w:t>, and reconstructs</w:t>
      </w:r>
      <w:r w:rsidR="002001A9">
        <w:t xml:space="preserve"> the building view list shown on the </w:t>
      </w:r>
      <w:r w:rsidR="00040BC1">
        <w:t>sidebar</w:t>
      </w:r>
      <w:r w:rsidR="002001A9">
        <w:t xml:space="preserve">. The figure below </w:t>
      </w:r>
      <w:r w:rsidR="00040BC1">
        <w:t>shows</w:t>
      </w:r>
      <w:r w:rsidR="002001A9">
        <w:t xml:space="preserve"> this code.</w:t>
      </w:r>
    </w:p>
    <w:p w14:paraId="04819CFC" w14:textId="35826A85" w:rsidR="002001A9" w:rsidRDefault="002001A9" w:rsidP="00070573"/>
    <w:p w14:paraId="673D462F" w14:textId="48D0E9E0" w:rsidR="002001A9" w:rsidRDefault="002001A9" w:rsidP="002001A9">
      <w:pPr>
        <w:jc w:val="center"/>
      </w:pPr>
      <w:r>
        <w:rPr>
          <w:noProof/>
        </w:rPr>
        <w:drawing>
          <wp:inline distT="0" distB="0" distL="0" distR="0" wp14:anchorId="14EF39DA" wp14:editId="314D1BC5">
            <wp:extent cx="3076575" cy="132970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1892" cy="1336326"/>
                    </a:xfrm>
                    <a:prstGeom prst="rect">
                      <a:avLst/>
                    </a:prstGeom>
                  </pic:spPr>
                </pic:pic>
              </a:graphicData>
            </a:graphic>
          </wp:inline>
        </w:drawing>
      </w:r>
    </w:p>
    <w:p w14:paraId="085B4A4C" w14:textId="2983ECFF" w:rsidR="002001A9" w:rsidRDefault="00040BC1" w:rsidP="002001A9">
      <w:pPr>
        <w:pStyle w:val="Caption"/>
        <w:jc w:val="center"/>
      </w:pPr>
      <w:r>
        <w:t>Figure 9</w:t>
      </w:r>
      <w:r w:rsidR="002001A9">
        <w:t xml:space="preserve"> refreshDevices</w:t>
      </w:r>
      <w:r>
        <w:t>()</w:t>
      </w:r>
      <w:r w:rsidR="002001A9">
        <w:t xml:space="preserve"> function</w:t>
      </w:r>
    </w:p>
    <w:p w14:paraId="11A91769" w14:textId="77777777" w:rsidR="002001A9" w:rsidRDefault="002001A9" w:rsidP="002001A9">
      <w:pPr>
        <w:jc w:val="center"/>
      </w:pPr>
    </w:p>
    <w:p w14:paraId="5B870A94" w14:textId="3CE1DE38" w:rsidR="00190945" w:rsidRDefault="00140DA3" w:rsidP="00070573">
      <w:r>
        <w:t xml:space="preserve">The </w:t>
      </w:r>
      <w:r w:rsidR="002001A9">
        <w:t xml:space="preserve">utilitiesToolbar.js </w:t>
      </w:r>
      <w:r w:rsidR="000869F2">
        <w:t xml:space="preserve">class is responsible </w:t>
      </w:r>
      <w:r w:rsidR="002001A9">
        <w:t xml:space="preserve">for the printing of the current view of the map. It strips down some of the </w:t>
      </w:r>
      <w:r w:rsidR="000869F2">
        <w:t xml:space="preserve">sidebar </w:t>
      </w:r>
      <w:r w:rsidR="002001A9">
        <w:t xml:space="preserve">elements to ensure that the user </w:t>
      </w:r>
      <w:r w:rsidR="000869F2">
        <w:t xml:space="preserve">is able to print relevant </w:t>
      </w:r>
      <w:r w:rsidR="002001A9">
        <w:t xml:space="preserve">content </w:t>
      </w:r>
      <w:r w:rsidR="000869F2">
        <w:t xml:space="preserve">from </w:t>
      </w:r>
      <w:r w:rsidR="002001A9">
        <w:t xml:space="preserve">the </w:t>
      </w:r>
      <w:r w:rsidR="000869F2">
        <w:t>map</w:t>
      </w:r>
      <w:r w:rsidR="002001A9">
        <w:t xml:space="preserve">. </w:t>
      </w:r>
      <w:r w:rsidR="000869F2">
        <w:t xml:space="preserve">The </w:t>
      </w:r>
      <w:r w:rsidR="00B64E83">
        <w:t xml:space="preserve">deviceToolbar.js </w:t>
      </w:r>
      <w:r w:rsidR="000869F2">
        <w:t xml:space="preserve">class contains the most code and </w:t>
      </w:r>
      <w:r w:rsidR="00B64E83">
        <w:t xml:space="preserve">is responsible for the majority of actions </w:t>
      </w:r>
      <w:r w:rsidR="008B200D">
        <w:t xml:space="preserve">that </w:t>
      </w:r>
      <w:r w:rsidR="00B64E83">
        <w:t xml:space="preserve">take place within the sidebar of the web application. </w:t>
      </w:r>
      <w:r w:rsidR="008B200D">
        <w:t xml:space="preserve">As </w:t>
      </w:r>
      <w:r w:rsidR="00B64E83">
        <w:t>mentioned</w:t>
      </w:r>
      <w:r w:rsidR="00DB4953">
        <w:t xml:space="preserve"> </w:t>
      </w:r>
      <w:r w:rsidR="00DB4953" w:rsidRPr="00DB4953">
        <w:t>previously</w:t>
      </w:r>
      <w:r w:rsidR="008B200D">
        <w:t>,</w:t>
      </w:r>
      <w:r w:rsidR="00B64E83">
        <w:t xml:space="preserve"> all </w:t>
      </w:r>
      <w:r w:rsidR="00DB4953">
        <w:t>device information</w:t>
      </w:r>
      <w:r w:rsidR="00B64E83">
        <w:t xml:space="preserve"> </w:t>
      </w:r>
      <w:r w:rsidR="00DB4953">
        <w:t xml:space="preserve">is stored </w:t>
      </w:r>
      <w:r w:rsidR="00B64E83">
        <w:t xml:space="preserve">in an array of </w:t>
      </w:r>
      <w:r w:rsidR="00DB4953">
        <w:t xml:space="preserve">device objects called </w:t>
      </w:r>
      <w:r w:rsidR="00B64E83">
        <w:t xml:space="preserve">deviceInfo. The items array holds all </w:t>
      </w:r>
      <w:r w:rsidR="00DB4953">
        <w:t>of the current layout’s</w:t>
      </w:r>
      <w:r w:rsidR="00B64E83">
        <w:t xml:space="preserve"> devices. The markers array holds all the actual markers</w:t>
      </w:r>
      <w:r w:rsidR="001A498A">
        <w:t xml:space="preserve"> and </w:t>
      </w:r>
      <w:r w:rsidR="00B64E83">
        <w:t xml:space="preserve">is different </w:t>
      </w:r>
      <w:r w:rsidR="001A498A">
        <w:t xml:space="preserve">from </w:t>
      </w:r>
      <w:r w:rsidR="00B64E83">
        <w:t xml:space="preserve">the items array </w:t>
      </w:r>
      <w:r w:rsidR="001A498A">
        <w:t xml:space="preserve">as </w:t>
      </w:r>
      <w:r w:rsidR="00B64E83">
        <w:t>it holds the actual leaflet marker objects, instead of just</w:t>
      </w:r>
      <w:r w:rsidR="001A498A">
        <w:t xml:space="preserve"> the coordinates and the serial number</w:t>
      </w:r>
      <w:r w:rsidR="00B64E83">
        <w:t xml:space="preserve">. When a new layout is selected, the objects in the items array are used to create markers, </w:t>
      </w:r>
      <w:r w:rsidR="001A498A">
        <w:t xml:space="preserve">which </w:t>
      </w:r>
      <w:r w:rsidR="00B64E83">
        <w:t xml:space="preserve">are assigned different </w:t>
      </w:r>
      <w:r w:rsidR="001A498A">
        <w:t>L</w:t>
      </w:r>
      <w:r w:rsidR="00B64E83">
        <w:t xml:space="preserve">eaflet events </w:t>
      </w:r>
      <w:r w:rsidR="001A498A">
        <w:t xml:space="preserve">and are </w:t>
      </w:r>
      <w:r w:rsidR="00B64E83">
        <w:t xml:space="preserve">pushed to the </w:t>
      </w:r>
      <w:r w:rsidR="001A498A">
        <w:t xml:space="preserve">Leaflet map as </w:t>
      </w:r>
      <w:r w:rsidR="00B64E83">
        <w:t>layer</w:t>
      </w:r>
      <w:r w:rsidR="001A498A">
        <w:t>s</w:t>
      </w:r>
      <w:r w:rsidR="00B64E83">
        <w:t>.</w:t>
      </w:r>
      <w:r w:rsidR="00066A4E">
        <w:t xml:space="preserve"> The different icons of devices are created here</w:t>
      </w:r>
      <w:r w:rsidR="001A498A">
        <w:t xml:space="preserve"> and </w:t>
      </w:r>
      <w:r w:rsidR="00066A4E">
        <w:t xml:space="preserve">are defined as HTML strings within </w:t>
      </w:r>
      <w:r w:rsidR="001A498A">
        <w:t>L</w:t>
      </w:r>
      <w:r w:rsidR="00066A4E">
        <w:t xml:space="preserve">eaflet. The switching </w:t>
      </w:r>
      <w:r w:rsidR="001A498A">
        <w:t xml:space="preserve">between </w:t>
      </w:r>
      <w:r w:rsidR="00066A4E">
        <w:t>edit and view mode</w:t>
      </w:r>
      <w:r w:rsidR="001A498A">
        <w:t>s</w:t>
      </w:r>
      <w:r w:rsidR="00066A4E">
        <w:t xml:space="preserve"> are also defined within this</w:t>
      </w:r>
      <w:r w:rsidR="001A498A">
        <w:t xml:space="preserve"> class.</w:t>
      </w:r>
      <w:r w:rsidR="00066A4E">
        <w:t xml:space="preserve"> </w:t>
      </w:r>
      <w:r w:rsidR="001A498A">
        <w:t>U</w:t>
      </w:r>
      <w:r w:rsidR="00066A4E">
        <w:t>pon switching modes, the map and the markers are redrawn with the markers</w:t>
      </w:r>
      <w:r w:rsidR="001A498A">
        <w:t>’</w:t>
      </w:r>
      <w:r w:rsidR="00066A4E">
        <w:t xml:space="preserve"> </w:t>
      </w:r>
      <w:r w:rsidR="001A498A">
        <w:t>“</w:t>
      </w:r>
      <w:r w:rsidR="00066A4E">
        <w:t>draggable</w:t>
      </w:r>
      <w:r w:rsidR="001A498A">
        <w:t>” option</w:t>
      </w:r>
      <w:r w:rsidR="00066A4E">
        <w:t xml:space="preserve"> set to true</w:t>
      </w:r>
      <w:r w:rsidR="001A498A">
        <w:t xml:space="preserve"> when in edit mode</w:t>
      </w:r>
      <w:r w:rsidR="00066A4E">
        <w:t xml:space="preserve">. </w:t>
      </w:r>
      <w:r w:rsidR="00352286">
        <w:t>Device icons</w:t>
      </w:r>
      <w:r w:rsidR="00066A4E">
        <w:t xml:space="preserve"> are </w:t>
      </w:r>
      <w:r w:rsidR="00352286">
        <w:t>linked to the device information</w:t>
      </w:r>
      <w:r w:rsidR="00066A4E">
        <w:t xml:space="preserve"> in the backend </w:t>
      </w:r>
      <w:r w:rsidR="00352286">
        <w:t xml:space="preserve">based on </w:t>
      </w:r>
      <w:r w:rsidR="00066A4E">
        <w:t>the serial number</w:t>
      </w:r>
      <w:r w:rsidR="00352286">
        <w:t xml:space="preserve"> of devices.</w:t>
      </w:r>
      <w:r w:rsidR="00066A4E">
        <w:t xml:space="preserve"> A</w:t>
      </w:r>
      <w:r w:rsidR="006E61FB">
        <w:t>JAX</w:t>
      </w:r>
      <w:r w:rsidR="00066A4E">
        <w:t xml:space="preserve"> calls are also utilized to send t</w:t>
      </w:r>
      <w:r w:rsidR="006E61FB">
        <w:t>he created building objects</w:t>
      </w:r>
      <w:r w:rsidR="00066A4E">
        <w:t xml:space="preserve"> to </w:t>
      </w:r>
      <w:r w:rsidR="006E61FB">
        <w:t xml:space="preserve">save them to </w:t>
      </w:r>
      <w:r w:rsidR="00066A4E">
        <w:t xml:space="preserve">the backend, </w:t>
      </w:r>
      <w:r w:rsidR="006E61FB">
        <w:t xml:space="preserve">similar to the </w:t>
      </w:r>
      <w:r w:rsidR="00066A4E">
        <w:t xml:space="preserve">sending </w:t>
      </w:r>
      <w:r w:rsidR="0057170B">
        <w:t>and</w:t>
      </w:r>
      <w:r w:rsidR="00066A4E">
        <w:t xml:space="preserve"> saving of blueprints. </w:t>
      </w:r>
      <w:r w:rsidR="002071F3">
        <w:t>When devices are added to the map in the edit mode,</w:t>
      </w:r>
      <w:r w:rsidR="00E81D8C">
        <w:t xml:space="preserve"> they are also removed from the drop down so that they cannot be added to </w:t>
      </w:r>
      <w:r w:rsidR="00B948D2">
        <w:t xml:space="preserve">another layout </w:t>
      </w:r>
      <w:r w:rsidR="006E61FB">
        <w:t xml:space="preserve">or another </w:t>
      </w:r>
      <w:r w:rsidR="00B948D2">
        <w:t>building</w:t>
      </w:r>
      <w:r w:rsidR="006E61FB">
        <w:t>,</w:t>
      </w:r>
      <w:r w:rsidR="00B948D2">
        <w:t xml:space="preserve"> since </w:t>
      </w:r>
      <w:r w:rsidR="006E61FB">
        <w:t xml:space="preserve">the </w:t>
      </w:r>
      <w:r w:rsidR="00B948D2">
        <w:t>devices are unique. When a user clicks on a device</w:t>
      </w:r>
      <w:r w:rsidR="006E61FB">
        <w:t>,</w:t>
      </w:r>
      <w:r w:rsidR="00B948D2">
        <w:t xml:space="preserve"> a modal </w:t>
      </w:r>
      <w:r w:rsidR="006E61FB">
        <w:t>displaying</w:t>
      </w:r>
      <w:r w:rsidR="00B948D2">
        <w:t xml:space="preserve"> all of the info</w:t>
      </w:r>
      <w:r w:rsidR="006E61FB">
        <w:t>rmation</w:t>
      </w:r>
      <w:r w:rsidR="00B948D2">
        <w:t xml:space="preserve"> about the clicked device</w:t>
      </w:r>
      <w:r w:rsidR="006E61FB">
        <w:t xml:space="preserve"> is displayed</w:t>
      </w:r>
      <w:r w:rsidR="00B948D2">
        <w:t xml:space="preserve">, and an </w:t>
      </w:r>
      <w:r w:rsidR="006E61FB">
        <w:t xml:space="preserve">AJAX </w:t>
      </w:r>
      <w:r w:rsidR="00B948D2">
        <w:t xml:space="preserve">call is </w:t>
      </w:r>
      <w:r w:rsidR="006E61FB">
        <w:t xml:space="preserve">made </w:t>
      </w:r>
      <w:r w:rsidR="00B948D2">
        <w:t>to retrieve notes</w:t>
      </w:r>
      <w:r w:rsidR="006E61FB">
        <w:t xml:space="preserve"> for the device</w:t>
      </w:r>
      <w:r w:rsidR="00B948D2">
        <w:t xml:space="preserve">. </w:t>
      </w:r>
      <w:r w:rsidR="004C6EE2">
        <w:t>The H</w:t>
      </w:r>
      <w:r w:rsidR="004D1C9A">
        <w:t>andlebars</w:t>
      </w:r>
      <w:r w:rsidR="004C6EE2">
        <w:t xml:space="preserve"> templating engine </w:t>
      </w:r>
      <w:r w:rsidR="004D1C9A">
        <w:t xml:space="preserve">for creating dynamic html templates is also defined in this file. The building object as seen in </w:t>
      </w:r>
      <w:r w:rsidR="004C6EE2">
        <w:t>F</w:t>
      </w:r>
      <w:r w:rsidR="004D1C9A">
        <w:t xml:space="preserve">igure </w:t>
      </w:r>
      <w:r w:rsidR="004C6EE2">
        <w:t xml:space="preserve">5.2, </w:t>
      </w:r>
      <w:r w:rsidR="004D1C9A">
        <w:t xml:space="preserve">is </w:t>
      </w:r>
      <w:r w:rsidR="004C6EE2">
        <w:t>used for creating</w:t>
      </w:r>
      <w:r w:rsidR="004D1C9A">
        <w:t xml:space="preserve"> the HTML for the building view</w:t>
      </w:r>
      <w:r w:rsidR="004C6EE2">
        <w:t xml:space="preserve"> on the sidebar</w:t>
      </w:r>
      <w:r w:rsidR="004D1C9A">
        <w:t>.</w:t>
      </w:r>
    </w:p>
    <w:p w14:paraId="7A616B6D" w14:textId="34452FD2" w:rsidR="002001A9" w:rsidRDefault="002001A9" w:rsidP="00070573"/>
    <w:p w14:paraId="5D4866ED" w14:textId="00C3D280" w:rsidR="004D1C9A" w:rsidRDefault="004D1C9A" w:rsidP="00070573">
      <w:r>
        <w:t xml:space="preserve">The vendor folder </w:t>
      </w:r>
      <w:r w:rsidR="00D35F41">
        <w:t xml:space="preserve">contains </w:t>
      </w:r>
      <w:r w:rsidR="004A4DF4">
        <w:t>some of the libraries which we used in the development of this project</w:t>
      </w:r>
      <w:r w:rsidR="00D35F41">
        <w:t>,</w:t>
      </w:r>
      <w:r w:rsidR="004A4DF4">
        <w:t xml:space="preserve"> including </w:t>
      </w:r>
      <w:r w:rsidR="00D35F41">
        <w:t>H</w:t>
      </w:r>
      <w:r w:rsidR="004A4DF4">
        <w:t xml:space="preserve">andlebars, </w:t>
      </w:r>
      <w:r w:rsidR="00D35F41">
        <w:t>L</w:t>
      </w:r>
      <w:r w:rsidR="004A4DF4">
        <w:t xml:space="preserve">eaflet, </w:t>
      </w:r>
      <w:r w:rsidR="00D35F41">
        <w:t>Leaflet-sidebar, Leaflet-draw, and L</w:t>
      </w:r>
      <w:r w:rsidR="004A4DF4">
        <w:t>eaflet-toolbar. All of these libraries are free to use and have acceptable licenses for use in this project.</w:t>
      </w:r>
    </w:p>
    <w:p w14:paraId="6A0A1F70" w14:textId="32A5A57F" w:rsidR="004A4DF4" w:rsidRDefault="004A4DF4" w:rsidP="00070573"/>
    <w:p w14:paraId="17CACDBC" w14:textId="1426B5A9" w:rsidR="004A4DF4" w:rsidRDefault="004A4DF4" w:rsidP="00070573">
      <w:r>
        <w:t xml:space="preserve">The </w:t>
      </w:r>
      <w:r w:rsidR="00D35F41">
        <w:t xml:space="preserve">test-page.html file </w:t>
      </w:r>
      <w:r>
        <w:t xml:space="preserve">is our </w:t>
      </w:r>
      <w:r w:rsidR="00D35F41">
        <w:t xml:space="preserve">HTML </w:t>
      </w:r>
      <w:r>
        <w:t xml:space="preserve">file for the entire web application. </w:t>
      </w:r>
      <w:r w:rsidR="000A53BF">
        <w:t>A</w:t>
      </w:r>
      <w:r>
        <w:t xml:space="preserve">ll the external libraries </w:t>
      </w:r>
      <w:r w:rsidR="000A53BF">
        <w:t xml:space="preserve">and the CSS file </w:t>
      </w:r>
      <w:r>
        <w:t xml:space="preserve">are </w:t>
      </w:r>
      <w:r w:rsidR="000A53BF">
        <w:t xml:space="preserve">included and </w:t>
      </w:r>
      <w:r>
        <w:t>linked</w:t>
      </w:r>
      <w:r w:rsidR="000A53BF">
        <w:t xml:space="preserve"> in the head section of the HTML file</w:t>
      </w:r>
      <w:r>
        <w:t xml:space="preserve">. The sidebar is </w:t>
      </w:r>
      <w:r>
        <w:lastRenderedPageBreak/>
        <w:t xml:space="preserve">implemented </w:t>
      </w:r>
      <w:r w:rsidR="000A53BF">
        <w:t>using</w:t>
      </w:r>
      <w:r>
        <w:t xml:space="preserve"> the sidebar div id, </w:t>
      </w:r>
      <w:r w:rsidR="000A53BF">
        <w:t xml:space="preserve">which is </w:t>
      </w:r>
      <w:r>
        <w:t xml:space="preserve">specified </w:t>
      </w:r>
      <w:r w:rsidR="000A53BF">
        <w:t xml:space="preserve">in </w:t>
      </w:r>
      <w:r>
        <w:t xml:space="preserve">the leaflet-sidebar-v2 docs. The </w:t>
      </w:r>
      <w:r w:rsidR="000A53BF">
        <w:t xml:space="preserve">HTML </w:t>
      </w:r>
      <w:r>
        <w:t>file also</w:t>
      </w:r>
      <w:r w:rsidR="000A53BF">
        <w:t xml:space="preserve"> implements</w:t>
      </w:r>
      <w:r>
        <w:t xml:space="preserve"> the </w:t>
      </w:r>
      <w:r w:rsidR="000A53BF">
        <w:t>H</w:t>
      </w:r>
      <w:r>
        <w:t xml:space="preserve">andlebars template </w:t>
      </w:r>
      <w:r w:rsidR="000A53BF">
        <w:t xml:space="preserve">that </w:t>
      </w:r>
      <w:r>
        <w:t xml:space="preserve">was defined in the deviceToolbar.js file, </w:t>
      </w:r>
      <w:r w:rsidR="000A53BF">
        <w:t>by iterating through the items using Handlebars helpers.</w:t>
      </w:r>
      <w:r w:rsidR="00D2210B">
        <w:t xml:space="preserve"> An example of this </w:t>
      </w:r>
      <w:r w:rsidR="00D808E5">
        <w:t xml:space="preserve">is </w:t>
      </w:r>
      <w:r w:rsidR="00D808E5" w:rsidRPr="00D808E5">
        <w:t>the “{{#each floors}}” command</w:t>
      </w:r>
      <w:r w:rsidR="00D808E5">
        <w:t>, which</w:t>
      </w:r>
      <w:r w:rsidR="00D808E5" w:rsidRPr="00D808E5">
        <w:t xml:space="preserve"> </w:t>
      </w:r>
      <w:r w:rsidR="00D2210B">
        <w:t xml:space="preserve">can be seen in the figure below. </w:t>
      </w:r>
    </w:p>
    <w:p w14:paraId="764059E1" w14:textId="67EECF45" w:rsidR="00D2210B" w:rsidRDefault="00D2210B" w:rsidP="00070573"/>
    <w:p w14:paraId="4F928399" w14:textId="2AB01ACE" w:rsidR="00D2210B" w:rsidRDefault="00D2210B" w:rsidP="00D2210B">
      <w:pPr>
        <w:jc w:val="center"/>
      </w:pPr>
      <w:r>
        <w:rPr>
          <w:noProof/>
        </w:rPr>
        <w:drawing>
          <wp:inline distT="0" distB="0" distL="0" distR="0" wp14:anchorId="41010CDB" wp14:editId="1C99819D">
            <wp:extent cx="3653127" cy="27336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9544" cy="2745960"/>
                    </a:xfrm>
                    <a:prstGeom prst="rect">
                      <a:avLst/>
                    </a:prstGeom>
                  </pic:spPr>
                </pic:pic>
              </a:graphicData>
            </a:graphic>
          </wp:inline>
        </w:drawing>
      </w:r>
    </w:p>
    <w:p w14:paraId="6F789F1A" w14:textId="77777777" w:rsidR="002001A9" w:rsidRPr="005C5EE1" w:rsidRDefault="002001A9" w:rsidP="00070573"/>
    <w:p w14:paraId="30C11F95" w14:textId="13A39B00" w:rsidR="0059657B" w:rsidRPr="0059657B" w:rsidRDefault="00D2210B" w:rsidP="00D808E5">
      <w:pPr>
        <w:pStyle w:val="Caption"/>
        <w:jc w:val="center"/>
      </w:pPr>
      <w:r>
        <w:t xml:space="preserve">Figure </w:t>
      </w:r>
      <w:r w:rsidR="00D808E5">
        <w:t>10</w:t>
      </w:r>
      <w:r w:rsidR="0059657B">
        <w:t xml:space="preserve"> Implementation of the Custom Handlebars</w:t>
      </w:r>
      <w:r>
        <w:t xml:space="preserve"> </w:t>
      </w:r>
      <w:r w:rsidR="0059657B">
        <w:t>F</w:t>
      </w:r>
      <w:r>
        <w:t>unction</w:t>
      </w:r>
    </w:p>
    <w:p w14:paraId="2E01196D" w14:textId="77777777" w:rsidR="0059657B" w:rsidRPr="0059657B" w:rsidRDefault="0059657B" w:rsidP="0059657B"/>
    <w:p w14:paraId="156CEF7E" w14:textId="5D27BE8F" w:rsidR="00672A7F" w:rsidRDefault="00144D7D" w:rsidP="00144D7D">
      <w:pPr>
        <w:pStyle w:val="Heading1"/>
        <w:rPr>
          <w:b/>
        </w:rPr>
      </w:pPr>
      <w:bookmarkStart w:id="36" w:name="_Toc444632341"/>
      <w:bookmarkStart w:id="37" w:name="_Toc449949277"/>
      <w:r>
        <w:rPr>
          <w:b/>
        </w:rPr>
        <w:t>Testing</w:t>
      </w:r>
      <w:bookmarkEnd w:id="36"/>
      <w:bookmarkEnd w:id="37"/>
    </w:p>
    <w:p w14:paraId="5565A4A7" w14:textId="3F510F4E" w:rsidR="00B22371" w:rsidRPr="00B22371" w:rsidRDefault="00B22371" w:rsidP="00B22371">
      <w:r w:rsidRPr="0034064D">
        <w:rPr>
          <w:i/>
        </w:rPr>
        <w:t>Author(s):</w:t>
      </w:r>
      <w:r>
        <w:rPr>
          <w:i/>
        </w:rPr>
        <w:t xml:space="preserve"> Cameron Lanier, Harsh Singh, Balaji Sundaram, Qiufeng Yu </w:t>
      </w:r>
    </w:p>
    <w:p w14:paraId="0F2C834D" w14:textId="77777777" w:rsidR="00672A7F" w:rsidRDefault="00672A7F"/>
    <w:p w14:paraId="39B5E23C" w14:textId="65F45F6E" w:rsidR="00D96B0B" w:rsidRDefault="00D73683">
      <w:r>
        <w:t>Both acceptance and unit tests</w:t>
      </w:r>
      <w:r w:rsidR="00D808E5">
        <w:t xml:space="preserve"> have</w:t>
      </w:r>
      <w:r>
        <w:t xml:space="preserve"> be</w:t>
      </w:r>
      <w:r w:rsidR="00D808E5">
        <w:t>en</w:t>
      </w:r>
      <w:r>
        <w:t xml:space="preserve"> implemented to test the robustness of our </w:t>
      </w:r>
      <w:r w:rsidR="00D808E5">
        <w:t>application</w:t>
      </w:r>
      <w:r>
        <w:t>. After each iteration, we perform</w:t>
      </w:r>
      <w:r w:rsidR="00D808E5">
        <w:t>ed</w:t>
      </w:r>
      <w:r>
        <w:t xml:space="preserve"> both acceptanc</w:t>
      </w:r>
      <w:r w:rsidR="00844508">
        <w:t xml:space="preserve">e and unit tests before </w:t>
      </w:r>
      <w:r w:rsidR="00C97DCC">
        <w:t xml:space="preserve">showing a demo of the application </w:t>
      </w:r>
      <w:r w:rsidR="145F489E">
        <w:t xml:space="preserve">to our sponsors. </w:t>
      </w:r>
      <w:r>
        <w:t xml:space="preserve">We </w:t>
      </w:r>
      <w:r w:rsidR="00B95A0A">
        <w:t>used</w:t>
      </w:r>
      <w:r>
        <w:t xml:space="preserve"> JUnit to perform unit testing on our Java code. </w:t>
      </w:r>
    </w:p>
    <w:p w14:paraId="11B4F9A8" w14:textId="77777777" w:rsidR="00D96B0B" w:rsidRDefault="00D96B0B"/>
    <w:p w14:paraId="66DA5E0C" w14:textId="502B4499" w:rsidR="00672A7F" w:rsidRDefault="00D96B0B">
      <w:r>
        <w:t xml:space="preserve">Test </w:t>
      </w:r>
      <w:r w:rsidR="00E72AA8">
        <w:t>d</w:t>
      </w:r>
      <w:r>
        <w:t xml:space="preserve">ata </w:t>
      </w:r>
      <w:r w:rsidR="0048272F">
        <w:t xml:space="preserve">is </w:t>
      </w:r>
      <w:r>
        <w:t>provided</w:t>
      </w:r>
      <w:r w:rsidR="00E26DA4">
        <w:t xml:space="preserve"> </w:t>
      </w:r>
      <w:r w:rsidR="0048272F">
        <w:t xml:space="preserve">as </w:t>
      </w:r>
      <w:r w:rsidR="00E26DA4">
        <w:t xml:space="preserve">text files in </w:t>
      </w:r>
      <w:r w:rsidR="0048272F">
        <w:t xml:space="preserve">corresponding </w:t>
      </w:r>
      <w:r w:rsidR="00E26DA4">
        <w:t>folder</w:t>
      </w:r>
      <w:r w:rsidR="0048272F">
        <w:t>s.</w:t>
      </w:r>
      <w:r w:rsidR="00E26DA4">
        <w:t xml:space="preserve"> This will ensure that the </w:t>
      </w:r>
      <w:r w:rsidR="0048272F">
        <w:t xml:space="preserve">various classes </w:t>
      </w:r>
      <w:r w:rsidR="00E26DA4">
        <w:t xml:space="preserve">can </w:t>
      </w:r>
      <w:r w:rsidR="00C23D00">
        <w:t xml:space="preserve">be </w:t>
      </w:r>
      <w:r>
        <w:t>p</w:t>
      </w:r>
      <w:r w:rsidR="00E26DA4">
        <w:t xml:space="preserve">roperly </w:t>
      </w:r>
      <w:r w:rsidR="00C23D00">
        <w:t xml:space="preserve">tested </w:t>
      </w:r>
      <w:r w:rsidR="00E26DA4">
        <w:t>using the appropriate data</w:t>
      </w:r>
      <w:r w:rsidR="00C23D00">
        <w:t>.</w:t>
      </w:r>
    </w:p>
    <w:p w14:paraId="61D8EC33" w14:textId="77777777" w:rsidR="00672A7F" w:rsidRDefault="00672A7F">
      <w:pPr>
        <w:rPr>
          <w:b/>
          <w:sz w:val="36"/>
          <w:szCs w:val="36"/>
        </w:rPr>
      </w:pPr>
    </w:p>
    <w:p w14:paraId="75602E40" w14:textId="59EA417C" w:rsidR="005B645B" w:rsidRPr="00015D6E" w:rsidRDefault="00D73683">
      <w:pPr>
        <w:rPr>
          <w:b/>
          <w:sz w:val="36"/>
          <w:szCs w:val="36"/>
        </w:rPr>
      </w:pPr>
      <w:r w:rsidRPr="59D4413A">
        <w:rPr>
          <w:b/>
          <w:sz w:val="36"/>
          <w:szCs w:val="36"/>
        </w:rPr>
        <w:t>Acceptance Test Plan</w:t>
      </w:r>
    </w:p>
    <w:p w14:paraId="154A62A3" w14:textId="77777777" w:rsidR="00C23D00" w:rsidRDefault="00C23D00"/>
    <w:p w14:paraId="4A2E61C4" w14:textId="520DAE47" w:rsidR="005B645B" w:rsidRDefault="005B645B">
      <w:r>
        <w:t xml:space="preserve">Unless otherwise stated, all tests have the precondition </w:t>
      </w:r>
      <w:r w:rsidR="00C23D00">
        <w:t>that</w:t>
      </w:r>
      <w:r w:rsidR="00636339">
        <w:t xml:space="preserve"> the </w:t>
      </w:r>
      <w:r w:rsidR="00E72AA8">
        <w:t>w</w:t>
      </w:r>
      <w:r w:rsidR="00636339">
        <w:t xml:space="preserve">eb </w:t>
      </w:r>
      <w:r w:rsidR="00E72AA8">
        <w:t>a</w:t>
      </w:r>
      <w:r w:rsidR="00636339">
        <w:t xml:space="preserve">pplication </w:t>
      </w:r>
      <w:r w:rsidR="00C23D00">
        <w:t xml:space="preserve">is </w:t>
      </w:r>
      <w:r w:rsidR="00636339">
        <w:t>running.</w:t>
      </w:r>
    </w:p>
    <w:p w14:paraId="4F7EB1C5" w14:textId="77777777" w:rsidR="00E72AA8" w:rsidRDefault="00E72AA8"/>
    <w:p w14:paraId="71E3B2CE" w14:textId="77777777" w:rsidR="00C23D00" w:rsidRDefault="00C23D00"/>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0"/>
        <w:gridCol w:w="2610"/>
        <w:gridCol w:w="1850"/>
        <w:gridCol w:w="1920"/>
      </w:tblGrid>
      <w:tr w:rsidR="003C0E62" w14:paraId="2A1512A8" w14:textId="77777777" w:rsidTr="003C0E62">
        <w:tc>
          <w:tcPr>
            <w:tcW w:w="2980" w:type="dxa"/>
            <w:tcMar>
              <w:top w:w="100" w:type="dxa"/>
              <w:left w:w="100" w:type="dxa"/>
              <w:bottom w:w="100" w:type="dxa"/>
              <w:right w:w="100" w:type="dxa"/>
            </w:tcMar>
          </w:tcPr>
          <w:p w14:paraId="7069736B" w14:textId="77777777" w:rsidR="00672A7F" w:rsidRDefault="00D73683">
            <w:pPr>
              <w:widowControl w:val="0"/>
              <w:spacing w:line="240" w:lineRule="auto"/>
            </w:pPr>
            <w:r>
              <w:rPr>
                <w:b/>
              </w:rPr>
              <w:lastRenderedPageBreak/>
              <w:t>Test ID</w:t>
            </w:r>
          </w:p>
        </w:tc>
        <w:tc>
          <w:tcPr>
            <w:tcW w:w="2610" w:type="dxa"/>
            <w:tcMar>
              <w:top w:w="100" w:type="dxa"/>
              <w:left w:w="100" w:type="dxa"/>
              <w:bottom w:w="100" w:type="dxa"/>
              <w:right w:w="100" w:type="dxa"/>
            </w:tcMar>
          </w:tcPr>
          <w:p w14:paraId="187DBA32" w14:textId="77777777" w:rsidR="00672A7F" w:rsidRDefault="00D73683">
            <w:pPr>
              <w:widowControl w:val="0"/>
              <w:spacing w:line="240" w:lineRule="auto"/>
            </w:pPr>
            <w:r>
              <w:rPr>
                <w:b/>
              </w:rPr>
              <w:t>Description</w:t>
            </w:r>
          </w:p>
        </w:tc>
        <w:tc>
          <w:tcPr>
            <w:tcW w:w="1850" w:type="dxa"/>
            <w:tcMar>
              <w:top w:w="100" w:type="dxa"/>
              <w:left w:w="100" w:type="dxa"/>
              <w:bottom w:w="100" w:type="dxa"/>
              <w:right w:w="100" w:type="dxa"/>
            </w:tcMar>
          </w:tcPr>
          <w:p w14:paraId="2A5CE06A" w14:textId="77777777" w:rsidR="00672A7F" w:rsidRDefault="00D73683">
            <w:pPr>
              <w:widowControl w:val="0"/>
              <w:spacing w:line="240" w:lineRule="auto"/>
            </w:pPr>
            <w:r>
              <w:rPr>
                <w:b/>
              </w:rPr>
              <w:t>Expected Results</w:t>
            </w:r>
          </w:p>
        </w:tc>
        <w:tc>
          <w:tcPr>
            <w:tcW w:w="1920" w:type="dxa"/>
            <w:tcMar>
              <w:top w:w="100" w:type="dxa"/>
              <w:left w:w="100" w:type="dxa"/>
              <w:bottom w:w="100" w:type="dxa"/>
              <w:right w:w="100" w:type="dxa"/>
            </w:tcMar>
          </w:tcPr>
          <w:p w14:paraId="481A0A97" w14:textId="77777777" w:rsidR="00672A7F" w:rsidRDefault="00D73683">
            <w:pPr>
              <w:widowControl w:val="0"/>
              <w:spacing w:line="240" w:lineRule="auto"/>
            </w:pPr>
            <w:r>
              <w:rPr>
                <w:b/>
              </w:rPr>
              <w:t>Actual Results</w:t>
            </w:r>
          </w:p>
        </w:tc>
      </w:tr>
      <w:tr w:rsidR="003C0E62" w14:paraId="69B5CA1B" w14:textId="77777777" w:rsidTr="003C0E62">
        <w:tc>
          <w:tcPr>
            <w:tcW w:w="2980" w:type="dxa"/>
            <w:tcMar>
              <w:top w:w="100" w:type="dxa"/>
              <w:left w:w="100" w:type="dxa"/>
              <w:bottom w:w="100" w:type="dxa"/>
              <w:right w:w="100" w:type="dxa"/>
            </w:tcMar>
          </w:tcPr>
          <w:p w14:paraId="79D4159A" w14:textId="7721E318" w:rsidR="003C0E62" w:rsidRDefault="003C0E62" w:rsidP="003C0E62">
            <w:pPr>
              <w:pStyle w:val="ListParagraph"/>
              <w:widowControl w:val="0"/>
              <w:numPr>
                <w:ilvl w:val="0"/>
                <w:numId w:val="17"/>
              </w:numPr>
              <w:spacing w:line="240" w:lineRule="auto"/>
            </w:pPr>
            <w:r>
              <w:t>testCreateNumberOfFloors</w:t>
            </w:r>
          </w:p>
        </w:tc>
        <w:tc>
          <w:tcPr>
            <w:tcW w:w="2610" w:type="dxa"/>
            <w:tcMar>
              <w:top w:w="100" w:type="dxa"/>
              <w:left w:w="100" w:type="dxa"/>
              <w:bottom w:w="100" w:type="dxa"/>
              <w:right w:w="100" w:type="dxa"/>
            </w:tcMar>
          </w:tcPr>
          <w:p w14:paraId="647608D9" w14:textId="77777777" w:rsidR="003C0E62" w:rsidRDefault="003C0E62">
            <w:pPr>
              <w:widowControl w:val="0"/>
              <w:spacing w:line="240" w:lineRule="auto"/>
            </w:pPr>
            <w:r>
              <w:t xml:space="preserve">Precondition: </w:t>
            </w:r>
          </w:p>
          <w:p w14:paraId="494DD96C" w14:textId="53E9DD88" w:rsidR="003C0E62" w:rsidRDefault="003C0E62">
            <w:pPr>
              <w:widowControl w:val="0"/>
              <w:spacing w:line="240" w:lineRule="auto"/>
            </w:pPr>
            <w:r>
              <w:t xml:space="preserve">Make sure you have at least one PNG image ready to upload as the blueprint for one of your floors. </w:t>
            </w:r>
            <w:r w:rsidR="00491F3A">
              <w:t xml:space="preserve">Make sure this blueprint is already uploaded. </w:t>
            </w:r>
          </w:p>
          <w:p w14:paraId="30F8DF94" w14:textId="77777777" w:rsidR="003C0E62" w:rsidRDefault="003C0E62">
            <w:pPr>
              <w:widowControl w:val="0"/>
              <w:spacing w:line="240" w:lineRule="auto"/>
            </w:pPr>
          </w:p>
          <w:p w14:paraId="56A5F579" w14:textId="77777777" w:rsidR="003C0E62" w:rsidRDefault="003C0E62">
            <w:pPr>
              <w:widowControl w:val="0"/>
              <w:spacing w:line="240" w:lineRule="auto"/>
            </w:pPr>
            <w:r>
              <w:t>Steps:</w:t>
            </w:r>
          </w:p>
          <w:p w14:paraId="77943145" w14:textId="77777777" w:rsidR="003C0E62" w:rsidRDefault="003C0E62" w:rsidP="003C0E62">
            <w:pPr>
              <w:pStyle w:val="ListParagraph"/>
              <w:widowControl w:val="0"/>
              <w:numPr>
                <w:ilvl w:val="0"/>
                <w:numId w:val="18"/>
              </w:numPr>
              <w:spacing w:line="240" w:lineRule="auto"/>
            </w:pPr>
            <w:r>
              <w:t xml:space="preserve">Click on the building icon on the sidebar. </w:t>
            </w:r>
          </w:p>
          <w:p w14:paraId="0AD72295" w14:textId="77777777" w:rsidR="003C0E62" w:rsidRDefault="003C0E62" w:rsidP="003C0E62">
            <w:pPr>
              <w:pStyle w:val="ListParagraph"/>
              <w:widowControl w:val="0"/>
              <w:numPr>
                <w:ilvl w:val="0"/>
                <w:numId w:val="18"/>
              </w:numPr>
              <w:spacing w:line="240" w:lineRule="auto"/>
            </w:pPr>
            <w:r>
              <w:t>Type in “Building1” as the Building Name in the Building Name Field</w:t>
            </w:r>
          </w:p>
          <w:p w14:paraId="731B8B57" w14:textId="550D0098" w:rsidR="003C0E62" w:rsidRDefault="003C0E62" w:rsidP="003C0E62">
            <w:pPr>
              <w:pStyle w:val="ListParagraph"/>
              <w:widowControl w:val="0"/>
              <w:numPr>
                <w:ilvl w:val="0"/>
                <w:numId w:val="18"/>
              </w:numPr>
              <w:spacing w:line="240" w:lineRule="auto"/>
            </w:pPr>
            <w:r>
              <w:t>Typ</w:t>
            </w:r>
            <w:r w:rsidR="00491F3A">
              <w:t>e “1</w:t>
            </w:r>
            <w:r>
              <w:t>” for number of floors</w:t>
            </w:r>
          </w:p>
          <w:p w14:paraId="33BECCB1" w14:textId="67DEC00E" w:rsidR="00491F3A" w:rsidRDefault="00491F3A" w:rsidP="003C0E62">
            <w:pPr>
              <w:pStyle w:val="ListParagraph"/>
              <w:widowControl w:val="0"/>
              <w:numPr>
                <w:ilvl w:val="0"/>
                <w:numId w:val="18"/>
              </w:numPr>
              <w:spacing w:line="240" w:lineRule="auto"/>
            </w:pPr>
            <w:r>
              <w:t xml:space="preserve">Select the blueprint layout you previously uploaded. </w:t>
            </w:r>
          </w:p>
          <w:p w14:paraId="74687F0B" w14:textId="2DB469CB" w:rsidR="007A3BC7" w:rsidRDefault="005C1A75" w:rsidP="003C0E62">
            <w:pPr>
              <w:pStyle w:val="ListParagraph"/>
              <w:widowControl w:val="0"/>
              <w:numPr>
                <w:ilvl w:val="0"/>
                <w:numId w:val="18"/>
              </w:numPr>
              <w:spacing w:line="240" w:lineRule="auto"/>
            </w:pPr>
            <w:r>
              <w:t>Click the “Save Building Button”</w:t>
            </w:r>
          </w:p>
          <w:p w14:paraId="666E3A03" w14:textId="77777777" w:rsidR="005C1A75" w:rsidRDefault="005C1A75" w:rsidP="005C1A75">
            <w:pPr>
              <w:pStyle w:val="ListParagraph"/>
              <w:widowControl w:val="0"/>
              <w:spacing w:line="240" w:lineRule="auto"/>
            </w:pPr>
          </w:p>
          <w:p w14:paraId="584DA184" w14:textId="62A1C550" w:rsidR="003C0E62" w:rsidRDefault="003C0E62" w:rsidP="003C0E62">
            <w:pPr>
              <w:pStyle w:val="ListParagraph"/>
              <w:widowControl w:val="0"/>
              <w:spacing w:line="240" w:lineRule="auto"/>
            </w:pPr>
          </w:p>
        </w:tc>
        <w:tc>
          <w:tcPr>
            <w:tcW w:w="1850" w:type="dxa"/>
            <w:tcMar>
              <w:top w:w="100" w:type="dxa"/>
              <w:left w:w="100" w:type="dxa"/>
              <w:bottom w:w="100" w:type="dxa"/>
              <w:right w:w="100" w:type="dxa"/>
            </w:tcMar>
          </w:tcPr>
          <w:p w14:paraId="0CBBF69B" w14:textId="77777777" w:rsidR="003C0E62" w:rsidRDefault="003C0E62">
            <w:pPr>
              <w:widowControl w:val="0"/>
              <w:spacing w:line="240" w:lineRule="auto"/>
            </w:pPr>
          </w:p>
          <w:p w14:paraId="21F05022" w14:textId="77777777" w:rsidR="005C1A75" w:rsidRDefault="005C1A75">
            <w:pPr>
              <w:widowControl w:val="0"/>
              <w:spacing w:line="240" w:lineRule="auto"/>
            </w:pPr>
          </w:p>
          <w:p w14:paraId="1B3EE831" w14:textId="77777777" w:rsidR="005C1A75" w:rsidRDefault="005C1A75">
            <w:pPr>
              <w:widowControl w:val="0"/>
              <w:spacing w:line="240" w:lineRule="auto"/>
            </w:pPr>
          </w:p>
          <w:p w14:paraId="575E7059" w14:textId="77777777" w:rsidR="005C1A75" w:rsidRDefault="005C1A75">
            <w:pPr>
              <w:widowControl w:val="0"/>
              <w:spacing w:line="240" w:lineRule="auto"/>
            </w:pPr>
          </w:p>
          <w:p w14:paraId="5D08EA49" w14:textId="77777777" w:rsidR="005C1A75" w:rsidRDefault="005C1A75">
            <w:pPr>
              <w:widowControl w:val="0"/>
              <w:spacing w:line="240" w:lineRule="auto"/>
            </w:pPr>
          </w:p>
          <w:p w14:paraId="3A10D833" w14:textId="77777777" w:rsidR="005C1A75" w:rsidRDefault="005C1A75">
            <w:pPr>
              <w:widowControl w:val="0"/>
              <w:spacing w:line="240" w:lineRule="auto"/>
            </w:pPr>
          </w:p>
          <w:p w14:paraId="3342E2A9" w14:textId="77777777" w:rsidR="005C1A75" w:rsidRDefault="005C1A75">
            <w:pPr>
              <w:widowControl w:val="0"/>
              <w:spacing w:line="240" w:lineRule="auto"/>
            </w:pPr>
          </w:p>
          <w:p w14:paraId="27FE47D6" w14:textId="77777777" w:rsidR="005C1A75" w:rsidRDefault="005C1A75">
            <w:pPr>
              <w:widowControl w:val="0"/>
              <w:spacing w:line="240" w:lineRule="auto"/>
            </w:pPr>
          </w:p>
          <w:p w14:paraId="6116996F" w14:textId="77777777" w:rsidR="005C1A75" w:rsidRDefault="005C1A75">
            <w:pPr>
              <w:widowControl w:val="0"/>
              <w:spacing w:line="240" w:lineRule="auto"/>
            </w:pPr>
          </w:p>
          <w:p w14:paraId="3B09161C" w14:textId="77777777" w:rsidR="005C1A75" w:rsidRDefault="005C1A75">
            <w:pPr>
              <w:widowControl w:val="0"/>
              <w:spacing w:line="240" w:lineRule="auto"/>
            </w:pPr>
          </w:p>
          <w:p w14:paraId="66A20164" w14:textId="77777777" w:rsidR="005C1A75" w:rsidRDefault="005C1A75">
            <w:pPr>
              <w:widowControl w:val="0"/>
              <w:spacing w:line="240" w:lineRule="auto"/>
            </w:pPr>
          </w:p>
          <w:p w14:paraId="701C55A2" w14:textId="77777777" w:rsidR="005C1A75" w:rsidRDefault="005C1A75">
            <w:pPr>
              <w:widowControl w:val="0"/>
              <w:spacing w:line="240" w:lineRule="auto"/>
            </w:pPr>
          </w:p>
          <w:p w14:paraId="0A0E0ECF" w14:textId="77777777" w:rsidR="005C1A75" w:rsidRDefault="005C1A75">
            <w:pPr>
              <w:widowControl w:val="0"/>
              <w:spacing w:line="240" w:lineRule="auto"/>
            </w:pPr>
          </w:p>
          <w:p w14:paraId="585ABE7D" w14:textId="77777777" w:rsidR="005C1A75" w:rsidRDefault="005C1A75">
            <w:pPr>
              <w:widowControl w:val="0"/>
              <w:spacing w:line="240" w:lineRule="auto"/>
            </w:pPr>
          </w:p>
          <w:p w14:paraId="2C4AB075" w14:textId="77777777" w:rsidR="005C1A75" w:rsidRDefault="005C1A75">
            <w:pPr>
              <w:widowControl w:val="0"/>
              <w:spacing w:line="240" w:lineRule="auto"/>
            </w:pPr>
          </w:p>
          <w:p w14:paraId="48603353" w14:textId="77777777" w:rsidR="005C1A75" w:rsidRDefault="005C1A75">
            <w:pPr>
              <w:widowControl w:val="0"/>
              <w:spacing w:line="240" w:lineRule="auto"/>
            </w:pPr>
          </w:p>
          <w:p w14:paraId="2D9DC12F" w14:textId="77777777" w:rsidR="005C1A75" w:rsidRDefault="005C1A75">
            <w:pPr>
              <w:widowControl w:val="0"/>
              <w:spacing w:line="240" w:lineRule="auto"/>
            </w:pPr>
          </w:p>
          <w:p w14:paraId="1808ED3C" w14:textId="77777777" w:rsidR="005C1A75" w:rsidRDefault="005C1A75">
            <w:pPr>
              <w:widowControl w:val="0"/>
              <w:spacing w:line="240" w:lineRule="auto"/>
            </w:pPr>
          </w:p>
          <w:p w14:paraId="2981E360" w14:textId="77777777" w:rsidR="005C1A75" w:rsidRDefault="005C1A75">
            <w:pPr>
              <w:widowControl w:val="0"/>
              <w:spacing w:line="240" w:lineRule="auto"/>
            </w:pPr>
          </w:p>
          <w:p w14:paraId="76FCA5C6" w14:textId="77777777" w:rsidR="005C1A75" w:rsidRDefault="005C1A75">
            <w:pPr>
              <w:widowControl w:val="0"/>
              <w:spacing w:line="240" w:lineRule="auto"/>
            </w:pPr>
          </w:p>
          <w:p w14:paraId="353A2670" w14:textId="541CFEFF" w:rsidR="005C1A75" w:rsidRDefault="005C1A75">
            <w:pPr>
              <w:widowControl w:val="0"/>
              <w:spacing w:line="240" w:lineRule="auto"/>
            </w:pPr>
            <w:r>
              <w:t xml:space="preserve">There should be an alert that comes up and notifies that the building has been successfully created. </w:t>
            </w:r>
          </w:p>
        </w:tc>
        <w:tc>
          <w:tcPr>
            <w:tcW w:w="1920" w:type="dxa"/>
            <w:tcMar>
              <w:top w:w="100" w:type="dxa"/>
              <w:left w:w="100" w:type="dxa"/>
              <w:bottom w:w="100" w:type="dxa"/>
              <w:right w:w="100" w:type="dxa"/>
            </w:tcMar>
          </w:tcPr>
          <w:p w14:paraId="12E1563B" w14:textId="77777777" w:rsidR="003C0E62" w:rsidRDefault="003C0E62">
            <w:pPr>
              <w:widowControl w:val="0"/>
              <w:spacing w:line="240" w:lineRule="auto"/>
            </w:pPr>
          </w:p>
        </w:tc>
      </w:tr>
      <w:tr w:rsidR="003C0E62" w14:paraId="770E6097" w14:textId="77777777" w:rsidTr="003C0E62">
        <w:tc>
          <w:tcPr>
            <w:tcW w:w="2980" w:type="dxa"/>
            <w:tcMar>
              <w:top w:w="100" w:type="dxa"/>
              <w:left w:w="100" w:type="dxa"/>
              <w:bottom w:w="100" w:type="dxa"/>
              <w:right w:w="100" w:type="dxa"/>
            </w:tcMar>
          </w:tcPr>
          <w:p w14:paraId="6B57BAAA" w14:textId="26BCEF8C" w:rsidR="003C0E62" w:rsidRDefault="003C0E62" w:rsidP="003C0E62">
            <w:pPr>
              <w:pStyle w:val="ListParagraph"/>
              <w:widowControl w:val="0"/>
              <w:numPr>
                <w:ilvl w:val="0"/>
                <w:numId w:val="17"/>
              </w:numPr>
              <w:spacing w:line="240" w:lineRule="auto"/>
            </w:pPr>
            <w:r>
              <w:t>testCreateBuilding</w:t>
            </w:r>
          </w:p>
        </w:tc>
        <w:tc>
          <w:tcPr>
            <w:tcW w:w="2610" w:type="dxa"/>
            <w:tcMar>
              <w:top w:w="100" w:type="dxa"/>
              <w:left w:w="100" w:type="dxa"/>
              <w:bottom w:w="100" w:type="dxa"/>
              <w:right w:w="100" w:type="dxa"/>
            </w:tcMar>
          </w:tcPr>
          <w:p w14:paraId="61DEA770" w14:textId="77777777" w:rsidR="003C0E62" w:rsidRDefault="003C0E62" w:rsidP="003C0E62">
            <w:pPr>
              <w:widowControl w:val="0"/>
              <w:spacing w:line="240" w:lineRule="auto"/>
            </w:pPr>
            <w:r>
              <w:t xml:space="preserve">Precondition: </w:t>
            </w:r>
          </w:p>
          <w:p w14:paraId="35CA53BF" w14:textId="77777777" w:rsidR="003C0E62" w:rsidRDefault="003C0E62" w:rsidP="003C0E62">
            <w:pPr>
              <w:widowControl w:val="0"/>
              <w:spacing w:line="240" w:lineRule="auto"/>
            </w:pPr>
            <w:r>
              <w:t xml:space="preserve">Make sure you have at least one PNG image ready to upload as the blueprint for one of your floors. </w:t>
            </w:r>
          </w:p>
          <w:p w14:paraId="2DFB9AFB" w14:textId="77777777" w:rsidR="003C0E62" w:rsidRDefault="003C0E62" w:rsidP="003C0E62">
            <w:pPr>
              <w:widowControl w:val="0"/>
              <w:spacing w:line="240" w:lineRule="auto"/>
            </w:pPr>
          </w:p>
          <w:p w14:paraId="28756BCC" w14:textId="77777777" w:rsidR="003C0E62" w:rsidRDefault="003C0E62" w:rsidP="003C0E62">
            <w:pPr>
              <w:widowControl w:val="0"/>
              <w:spacing w:line="240" w:lineRule="auto"/>
            </w:pPr>
            <w:r>
              <w:t>Steps:</w:t>
            </w:r>
          </w:p>
          <w:p w14:paraId="3BB53811" w14:textId="77777777" w:rsidR="003C0E62" w:rsidRDefault="003C0E62" w:rsidP="003C0E62">
            <w:pPr>
              <w:pStyle w:val="ListParagraph"/>
              <w:widowControl w:val="0"/>
              <w:numPr>
                <w:ilvl w:val="0"/>
                <w:numId w:val="19"/>
              </w:numPr>
              <w:spacing w:line="240" w:lineRule="auto"/>
            </w:pPr>
            <w:r>
              <w:t xml:space="preserve">Click on the building icon on the sidebar. </w:t>
            </w:r>
          </w:p>
          <w:p w14:paraId="3234BE8A" w14:textId="77777777" w:rsidR="003C0E62" w:rsidRDefault="003C0E62" w:rsidP="003C0E62">
            <w:pPr>
              <w:pStyle w:val="ListParagraph"/>
              <w:widowControl w:val="0"/>
              <w:numPr>
                <w:ilvl w:val="0"/>
                <w:numId w:val="19"/>
              </w:numPr>
              <w:spacing w:line="240" w:lineRule="auto"/>
            </w:pPr>
            <w:r>
              <w:t>Type in “Building1” as the Building Name in the Building Name Field</w:t>
            </w:r>
          </w:p>
          <w:p w14:paraId="2C7E9039" w14:textId="77777777" w:rsidR="003C0E62" w:rsidRDefault="003C0E62" w:rsidP="003C0E62">
            <w:pPr>
              <w:pStyle w:val="ListParagraph"/>
              <w:widowControl w:val="0"/>
              <w:numPr>
                <w:ilvl w:val="0"/>
                <w:numId w:val="19"/>
              </w:numPr>
              <w:spacing w:line="240" w:lineRule="auto"/>
            </w:pPr>
            <w:r>
              <w:lastRenderedPageBreak/>
              <w:t>Type “2” for number of floors</w:t>
            </w:r>
          </w:p>
          <w:p w14:paraId="1FA0EE24" w14:textId="77777777" w:rsidR="003C0E62" w:rsidRDefault="003C0E62">
            <w:pPr>
              <w:widowControl w:val="0"/>
              <w:spacing w:line="240" w:lineRule="auto"/>
            </w:pPr>
          </w:p>
        </w:tc>
        <w:tc>
          <w:tcPr>
            <w:tcW w:w="1850" w:type="dxa"/>
            <w:tcMar>
              <w:top w:w="100" w:type="dxa"/>
              <w:left w:w="100" w:type="dxa"/>
              <w:bottom w:w="100" w:type="dxa"/>
              <w:right w:w="100" w:type="dxa"/>
            </w:tcMar>
          </w:tcPr>
          <w:p w14:paraId="7BDCA195" w14:textId="15CB4FBD" w:rsidR="003C0E62" w:rsidRDefault="00956DE6">
            <w:pPr>
              <w:widowControl w:val="0"/>
              <w:spacing w:line="240" w:lineRule="auto"/>
            </w:pPr>
            <w:r>
              <w:lastRenderedPageBreak/>
              <w:t xml:space="preserve">There should now be two drop down </w:t>
            </w:r>
            <w:r w:rsidR="00491F3A">
              <w:t xml:space="preserve">bars available named “Floor 1” and “Floor 2”. </w:t>
            </w:r>
          </w:p>
        </w:tc>
        <w:tc>
          <w:tcPr>
            <w:tcW w:w="1920" w:type="dxa"/>
            <w:tcMar>
              <w:top w:w="100" w:type="dxa"/>
              <w:left w:w="100" w:type="dxa"/>
              <w:bottom w:w="100" w:type="dxa"/>
              <w:right w:w="100" w:type="dxa"/>
            </w:tcMar>
          </w:tcPr>
          <w:p w14:paraId="5A2FCE68" w14:textId="77777777" w:rsidR="003C0E62" w:rsidRDefault="003C0E62">
            <w:pPr>
              <w:widowControl w:val="0"/>
              <w:spacing w:line="240" w:lineRule="auto"/>
            </w:pPr>
          </w:p>
        </w:tc>
      </w:tr>
      <w:tr w:rsidR="00B53037" w14:paraId="3DB80FFA" w14:textId="77777777" w:rsidTr="003C0E62">
        <w:tc>
          <w:tcPr>
            <w:tcW w:w="2980" w:type="dxa"/>
            <w:tcMar>
              <w:top w:w="100" w:type="dxa"/>
              <w:left w:w="100" w:type="dxa"/>
              <w:bottom w:w="100" w:type="dxa"/>
              <w:right w:w="100" w:type="dxa"/>
            </w:tcMar>
          </w:tcPr>
          <w:p w14:paraId="05797BAB" w14:textId="282D373B" w:rsidR="00B53037" w:rsidRDefault="00B53037" w:rsidP="00B53037">
            <w:pPr>
              <w:pStyle w:val="ListParagraph"/>
              <w:widowControl w:val="0"/>
              <w:numPr>
                <w:ilvl w:val="0"/>
                <w:numId w:val="17"/>
              </w:numPr>
              <w:spacing w:line="240" w:lineRule="auto"/>
            </w:pPr>
            <w:r>
              <w:t>testAddDevice</w:t>
            </w:r>
          </w:p>
        </w:tc>
        <w:tc>
          <w:tcPr>
            <w:tcW w:w="2610" w:type="dxa"/>
            <w:tcMar>
              <w:top w:w="100" w:type="dxa"/>
              <w:left w:w="100" w:type="dxa"/>
              <w:bottom w:w="100" w:type="dxa"/>
              <w:right w:w="100" w:type="dxa"/>
            </w:tcMar>
          </w:tcPr>
          <w:p w14:paraId="6BC5DFE7" w14:textId="57AB0082" w:rsidR="00B53037" w:rsidRDefault="00B53037" w:rsidP="00B53037">
            <w:pPr>
              <w:widowControl w:val="0"/>
              <w:spacing w:line="240" w:lineRule="auto"/>
            </w:pPr>
            <w:r>
              <w:t>Precondition:</w:t>
            </w:r>
          </w:p>
          <w:p w14:paraId="56215447" w14:textId="1E818531" w:rsidR="00B53037" w:rsidRDefault="00B53037" w:rsidP="00B53037">
            <w:pPr>
              <w:widowControl w:val="0"/>
              <w:spacing w:line="240" w:lineRule="auto"/>
            </w:pPr>
            <w:r>
              <w:t xml:space="preserve">In edit mode. There’s a building selected and a floor loaded.  </w:t>
            </w:r>
          </w:p>
          <w:p w14:paraId="212B9E93" w14:textId="77777777" w:rsidR="00B53037" w:rsidRDefault="00B53037" w:rsidP="00B53037">
            <w:pPr>
              <w:widowControl w:val="0"/>
              <w:spacing w:line="240" w:lineRule="auto"/>
            </w:pPr>
            <w:r>
              <w:t>Steps:</w:t>
            </w:r>
          </w:p>
          <w:p w14:paraId="216F3868" w14:textId="4E5322ED" w:rsidR="00B53037" w:rsidRDefault="00B53037" w:rsidP="00B53037">
            <w:pPr>
              <w:pStyle w:val="ListParagraph"/>
              <w:widowControl w:val="0"/>
              <w:numPr>
                <w:ilvl w:val="0"/>
                <w:numId w:val="7"/>
              </w:numPr>
              <w:spacing w:line="240" w:lineRule="auto"/>
            </w:pPr>
            <w:r>
              <w:t>Select the devices available in the drop down menu under “Add Devices”</w:t>
            </w:r>
          </w:p>
          <w:p w14:paraId="42D3C0CD" w14:textId="001D531D" w:rsidR="00B53037" w:rsidRDefault="00B53037" w:rsidP="00B53037">
            <w:pPr>
              <w:pStyle w:val="ListParagraph"/>
              <w:widowControl w:val="0"/>
              <w:numPr>
                <w:ilvl w:val="0"/>
                <w:numId w:val="7"/>
              </w:numPr>
              <w:spacing w:line="240" w:lineRule="auto"/>
            </w:pPr>
            <w:r>
              <w:t>Select “Router  – Teds Router”</w:t>
            </w:r>
          </w:p>
          <w:p w14:paraId="50985C34" w14:textId="2DC0A84E" w:rsidR="00B53037" w:rsidRDefault="00B53037" w:rsidP="00B53037">
            <w:pPr>
              <w:pStyle w:val="ListParagraph"/>
              <w:widowControl w:val="0"/>
              <w:numPr>
                <w:ilvl w:val="0"/>
                <w:numId w:val="7"/>
              </w:numPr>
              <w:spacing w:line="240" w:lineRule="auto"/>
            </w:pPr>
            <w:r>
              <w:t>Click the button “Add to map”</w:t>
            </w:r>
          </w:p>
          <w:p w14:paraId="7C2BCCCB" w14:textId="77777777" w:rsidR="00B53037" w:rsidRDefault="00B53037" w:rsidP="00B53037">
            <w:pPr>
              <w:widowControl w:val="0"/>
              <w:spacing w:line="240" w:lineRule="auto"/>
            </w:pPr>
          </w:p>
        </w:tc>
        <w:tc>
          <w:tcPr>
            <w:tcW w:w="1850" w:type="dxa"/>
            <w:tcMar>
              <w:top w:w="100" w:type="dxa"/>
              <w:left w:w="100" w:type="dxa"/>
              <w:bottom w:w="100" w:type="dxa"/>
              <w:right w:w="100" w:type="dxa"/>
            </w:tcMar>
          </w:tcPr>
          <w:p w14:paraId="375C8314" w14:textId="77777777" w:rsidR="00B53037" w:rsidRDefault="00B53037" w:rsidP="00B53037">
            <w:pPr>
              <w:widowControl w:val="0"/>
              <w:spacing w:line="240" w:lineRule="auto"/>
            </w:pPr>
          </w:p>
          <w:p w14:paraId="731D6F81" w14:textId="77777777" w:rsidR="00B53037" w:rsidRDefault="00B53037" w:rsidP="00B53037">
            <w:pPr>
              <w:widowControl w:val="0"/>
              <w:spacing w:line="240" w:lineRule="auto"/>
            </w:pPr>
          </w:p>
          <w:p w14:paraId="4B4B8E84" w14:textId="77777777" w:rsidR="00B53037" w:rsidRDefault="00B53037" w:rsidP="00B53037">
            <w:pPr>
              <w:widowControl w:val="0"/>
              <w:spacing w:line="240" w:lineRule="auto"/>
            </w:pPr>
          </w:p>
          <w:p w14:paraId="2CA73219" w14:textId="77777777" w:rsidR="00B53037" w:rsidRDefault="00B53037" w:rsidP="00B53037">
            <w:pPr>
              <w:widowControl w:val="0"/>
              <w:spacing w:line="240" w:lineRule="auto"/>
            </w:pPr>
          </w:p>
          <w:p w14:paraId="2539C240" w14:textId="77777777" w:rsidR="00B53037" w:rsidRDefault="00B53037" w:rsidP="00B53037">
            <w:pPr>
              <w:widowControl w:val="0"/>
              <w:spacing w:line="240" w:lineRule="auto"/>
            </w:pPr>
          </w:p>
          <w:p w14:paraId="33DDCA92" w14:textId="77777777" w:rsidR="00B53037" w:rsidRDefault="00B53037" w:rsidP="00B53037">
            <w:pPr>
              <w:widowControl w:val="0"/>
              <w:spacing w:line="240" w:lineRule="auto"/>
            </w:pPr>
          </w:p>
          <w:p w14:paraId="5EB11B27" w14:textId="77777777" w:rsidR="00B53037" w:rsidRDefault="00B53037" w:rsidP="00B53037">
            <w:pPr>
              <w:widowControl w:val="0"/>
              <w:spacing w:line="240" w:lineRule="auto"/>
            </w:pPr>
          </w:p>
          <w:p w14:paraId="4B6B9862" w14:textId="77777777" w:rsidR="00B53037" w:rsidRDefault="00B53037" w:rsidP="00B53037">
            <w:pPr>
              <w:widowControl w:val="0"/>
              <w:spacing w:line="240" w:lineRule="auto"/>
            </w:pPr>
          </w:p>
          <w:p w14:paraId="79C1D30C" w14:textId="6638DD6F" w:rsidR="00B53037" w:rsidRDefault="00B53037" w:rsidP="00B53037">
            <w:pPr>
              <w:widowControl w:val="0"/>
              <w:spacing w:line="240" w:lineRule="auto"/>
            </w:pPr>
            <w:r>
              <w:t xml:space="preserve">The Router is now displayed on the map with a green status marker. This specific router should now also be removed from the drop down menu bar. </w:t>
            </w:r>
          </w:p>
        </w:tc>
        <w:tc>
          <w:tcPr>
            <w:tcW w:w="1920" w:type="dxa"/>
            <w:tcMar>
              <w:top w:w="100" w:type="dxa"/>
              <w:left w:w="100" w:type="dxa"/>
              <w:bottom w:w="100" w:type="dxa"/>
              <w:right w:w="100" w:type="dxa"/>
            </w:tcMar>
          </w:tcPr>
          <w:p w14:paraId="66BED4F8" w14:textId="77777777" w:rsidR="00B53037" w:rsidRDefault="00B53037" w:rsidP="00B53037">
            <w:pPr>
              <w:widowControl w:val="0"/>
              <w:spacing w:line="240" w:lineRule="auto"/>
            </w:pPr>
          </w:p>
          <w:p w14:paraId="41FD096E" w14:textId="77777777" w:rsidR="00B53037" w:rsidRDefault="00B53037" w:rsidP="00B53037">
            <w:pPr>
              <w:widowControl w:val="0"/>
              <w:spacing w:line="240" w:lineRule="auto"/>
            </w:pPr>
          </w:p>
          <w:p w14:paraId="235FAAE9" w14:textId="77777777" w:rsidR="00B53037" w:rsidRDefault="00B53037" w:rsidP="00B53037">
            <w:pPr>
              <w:widowControl w:val="0"/>
              <w:spacing w:line="240" w:lineRule="auto"/>
            </w:pPr>
          </w:p>
          <w:p w14:paraId="282C8057" w14:textId="77777777" w:rsidR="00B53037" w:rsidRDefault="00B53037" w:rsidP="00B53037">
            <w:pPr>
              <w:widowControl w:val="0"/>
              <w:spacing w:line="240" w:lineRule="auto"/>
            </w:pPr>
          </w:p>
          <w:p w14:paraId="4E445F53" w14:textId="77777777" w:rsidR="00B53037" w:rsidRDefault="00B53037" w:rsidP="00B53037">
            <w:pPr>
              <w:widowControl w:val="0"/>
              <w:spacing w:line="240" w:lineRule="auto"/>
            </w:pPr>
          </w:p>
          <w:p w14:paraId="3009C533" w14:textId="77777777" w:rsidR="00B53037" w:rsidRDefault="00B53037" w:rsidP="00B53037">
            <w:pPr>
              <w:widowControl w:val="0"/>
              <w:spacing w:line="240" w:lineRule="auto"/>
            </w:pPr>
          </w:p>
          <w:p w14:paraId="01DF0B66" w14:textId="77777777" w:rsidR="00B53037" w:rsidRDefault="00B53037" w:rsidP="00B53037">
            <w:pPr>
              <w:widowControl w:val="0"/>
              <w:spacing w:line="240" w:lineRule="auto"/>
            </w:pPr>
          </w:p>
          <w:p w14:paraId="64C501AC" w14:textId="77777777" w:rsidR="00B53037" w:rsidRDefault="00B53037" w:rsidP="00B53037">
            <w:pPr>
              <w:widowControl w:val="0"/>
              <w:spacing w:line="240" w:lineRule="auto"/>
            </w:pPr>
          </w:p>
          <w:p w14:paraId="1BCA5F55" w14:textId="74DE1779" w:rsidR="00B53037" w:rsidRDefault="00B53037" w:rsidP="00B53037">
            <w:pPr>
              <w:widowControl w:val="0"/>
              <w:spacing w:line="240" w:lineRule="auto"/>
            </w:pPr>
            <w:r>
              <w:t xml:space="preserve">The Router is now displayed on the map with a green status marker. This specific router should now also be removed from the drop down menu bar. </w:t>
            </w:r>
          </w:p>
        </w:tc>
      </w:tr>
      <w:tr w:rsidR="00B53037" w14:paraId="0FCA5E3F" w14:textId="77777777" w:rsidTr="003C0E62">
        <w:tc>
          <w:tcPr>
            <w:tcW w:w="2980" w:type="dxa"/>
            <w:tcMar>
              <w:top w:w="100" w:type="dxa"/>
              <w:left w:w="100" w:type="dxa"/>
              <w:bottom w:w="100" w:type="dxa"/>
              <w:right w:w="100" w:type="dxa"/>
            </w:tcMar>
          </w:tcPr>
          <w:p w14:paraId="5949CA54" w14:textId="690C3AAE" w:rsidR="00B53037" w:rsidRDefault="00B53037" w:rsidP="00B53037">
            <w:pPr>
              <w:pStyle w:val="ListParagraph"/>
              <w:widowControl w:val="0"/>
              <w:numPr>
                <w:ilvl w:val="0"/>
                <w:numId w:val="7"/>
              </w:numPr>
              <w:spacing w:line="240" w:lineRule="auto"/>
            </w:pPr>
            <w:r>
              <w:t xml:space="preserve"> testViewDevice</w:t>
            </w:r>
          </w:p>
        </w:tc>
        <w:tc>
          <w:tcPr>
            <w:tcW w:w="2610" w:type="dxa"/>
            <w:tcMar>
              <w:top w:w="100" w:type="dxa"/>
              <w:left w:w="100" w:type="dxa"/>
              <w:bottom w:w="100" w:type="dxa"/>
              <w:right w:w="100" w:type="dxa"/>
            </w:tcMar>
          </w:tcPr>
          <w:p w14:paraId="40963196" w14:textId="614C83AB" w:rsidR="00B53037" w:rsidRDefault="00B53037" w:rsidP="00B53037">
            <w:pPr>
              <w:widowControl w:val="0"/>
              <w:spacing w:line="240" w:lineRule="auto"/>
            </w:pPr>
            <w:r>
              <w:t xml:space="preserve">Precondition: </w:t>
            </w:r>
          </w:p>
          <w:p w14:paraId="25FA34F6" w14:textId="7F2A6EA8" w:rsidR="00B53037" w:rsidRDefault="00B53037" w:rsidP="00B53037">
            <w:pPr>
              <w:widowControl w:val="0"/>
              <w:spacing w:line="240" w:lineRule="auto"/>
            </w:pPr>
            <w:r>
              <w:t>deviceInfo.txt is loaded</w:t>
            </w:r>
            <w:r>
              <w:t xml:space="preserve"> on the backend. Teds Router is placed on the Map.</w:t>
            </w:r>
          </w:p>
          <w:p w14:paraId="4F6420C5" w14:textId="2187ADFD" w:rsidR="00B53037" w:rsidRDefault="00B53037" w:rsidP="00B53037">
            <w:pPr>
              <w:pStyle w:val="ListParagraph"/>
              <w:widowControl w:val="0"/>
              <w:spacing w:line="240" w:lineRule="auto"/>
              <w:ind w:left="360"/>
            </w:pPr>
          </w:p>
          <w:p w14:paraId="74B61F2A" w14:textId="25BAEFF7" w:rsidR="00B53037" w:rsidRDefault="00B53037" w:rsidP="00B53037">
            <w:pPr>
              <w:widowControl w:val="0"/>
              <w:spacing w:line="240" w:lineRule="auto"/>
            </w:pPr>
            <w:r>
              <w:t>Steps:</w:t>
            </w:r>
          </w:p>
          <w:p w14:paraId="6F42ECFF" w14:textId="6084262D" w:rsidR="00B53037" w:rsidRDefault="00B53037" w:rsidP="00B53037">
            <w:pPr>
              <w:pStyle w:val="ListParagraph"/>
              <w:widowControl w:val="0"/>
              <w:numPr>
                <w:ilvl w:val="0"/>
                <w:numId w:val="8"/>
              </w:numPr>
              <w:spacing w:line="240" w:lineRule="auto"/>
            </w:pPr>
            <w:r>
              <w:t>Select the View Layout Button</w:t>
            </w:r>
          </w:p>
          <w:p w14:paraId="204E4AEB" w14:textId="61012605" w:rsidR="00B53037" w:rsidRDefault="00B53037" w:rsidP="00B53037">
            <w:pPr>
              <w:pStyle w:val="ListParagraph"/>
              <w:widowControl w:val="0"/>
              <w:numPr>
                <w:ilvl w:val="0"/>
                <w:numId w:val="8"/>
              </w:numPr>
              <w:spacing w:line="240" w:lineRule="auto"/>
            </w:pPr>
            <w:r>
              <w:t>Select the Building and Floor of which it was placed on the menu</w:t>
            </w:r>
          </w:p>
          <w:p w14:paraId="585ED39A" w14:textId="4C84A841" w:rsidR="00B53037" w:rsidRDefault="00B53037" w:rsidP="00B53037">
            <w:pPr>
              <w:pStyle w:val="ListParagraph"/>
              <w:widowControl w:val="0"/>
              <w:numPr>
                <w:ilvl w:val="0"/>
                <w:numId w:val="8"/>
              </w:numPr>
              <w:spacing w:line="240" w:lineRule="auto"/>
            </w:pPr>
            <w:r>
              <w:t>Select the Device Icon on the map</w:t>
            </w:r>
            <w:r>
              <w:tab/>
            </w:r>
          </w:p>
          <w:p w14:paraId="48E8ACC3" w14:textId="77777777" w:rsidR="00B53037" w:rsidRDefault="00B53037" w:rsidP="00B53037">
            <w:pPr>
              <w:widowControl w:val="0"/>
              <w:spacing w:line="240" w:lineRule="auto"/>
            </w:pPr>
          </w:p>
        </w:tc>
        <w:tc>
          <w:tcPr>
            <w:tcW w:w="1850" w:type="dxa"/>
            <w:tcMar>
              <w:top w:w="100" w:type="dxa"/>
              <w:left w:w="100" w:type="dxa"/>
              <w:bottom w:w="100" w:type="dxa"/>
              <w:right w:w="100" w:type="dxa"/>
            </w:tcMar>
          </w:tcPr>
          <w:p w14:paraId="21388B4F" w14:textId="77777777" w:rsidR="00B53037" w:rsidRDefault="00B53037" w:rsidP="00B53037">
            <w:pPr>
              <w:widowControl w:val="0"/>
              <w:spacing w:line="240" w:lineRule="auto"/>
            </w:pPr>
            <w:r>
              <w:t xml:space="preserve">The extended information view is presented. </w:t>
            </w:r>
          </w:p>
          <w:p w14:paraId="114520B5" w14:textId="3D62A7F7" w:rsidR="00B53037" w:rsidRDefault="00B53037" w:rsidP="00B53037">
            <w:pPr>
              <w:widowControl w:val="0"/>
              <w:spacing w:line="240" w:lineRule="auto"/>
            </w:pPr>
            <w:r>
              <w:t>The values are as follows:</w:t>
            </w:r>
          </w:p>
          <w:p w14:paraId="0CD28E31" w14:textId="77777777" w:rsidR="00B53037" w:rsidRDefault="00B53037" w:rsidP="00B53037">
            <w:pPr>
              <w:widowControl w:val="0"/>
              <w:spacing w:line="240" w:lineRule="auto"/>
            </w:pPr>
          </w:p>
          <w:p w14:paraId="6E64F1F1" w14:textId="77777777" w:rsidR="00B53037" w:rsidRPr="00B53037" w:rsidRDefault="00B53037" w:rsidP="00B53037">
            <w:pPr>
              <w:spacing w:line="240" w:lineRule="auto"/>
              <w:rPr>
                <w:rFonts w:ascii="Times New Roman" w:eastAsia="Times New Roman" w:hAnsi="Times New Roman" w:cs="Times New Roman"/>
                <w:color w:val="auto"/>
                <w:sz w:val="24"/>
                <w:szCs w:val="24"/>
              </w:rPr>
            </w:pPr>
            <w:r w:rsidRPr="00B53037">
              <w:rPr>
                <w:rFonts w:eastAsia="Times New Roman"/>
                <w:b/>
                <w:bCs/>
                <w:color w:val="333333"/>
                <w:sz w:val="20"/>
                <w:szCs w:val="20"/>
                <w:shd w:val="clear" w:color="auto" w:fill="FFFFFF"/>
              </w:rPr>
              <w:t>IP Address: </w:t>
            </w:r>
            <w:r w:rsidRPr="00B53037">
              <w:rPr>
                <w:rFonts w:eastAsia="Times New Roman"/>
                <w:color w:val="333333"/>
                <w:sz w:val="20"/>
                <w:szCs w:val="20"/>
                <w:shd w:val="clear" w:color="auto" w:fill="FFFFFF"/>
              </w:rPr>
              <w:t>10.52.20.6</w:t>
            </w:r>
            <w:r w:rsidRPr="00B53037">
              <w:rPr>
                <w:rFonts w:eastAsia="Times New Roman"/>
                <w:color w:val="333333"/>
                <w:sz w:val="20"/>
                <w:szCs w:val="20"/>
              </w:rPr>
              <w:br/>
            </w:r>
            <w:r w:rsidRPr="00B53037">
              <w:rPr>
                <w:rFonts w:eastAsia="Times New Roman"/>
                <w:b/>
                <w:bCs/>
                <w:color w:val="333333"/>
                <w:sz w:val="20"/>
                <w:szCs w:val="20"/>
                <w:shd w:val="clear" w:color="auto" w:fill="FFFFFF"/>
              </w:rPr>
              <w:t>Netmask: </w:t>
            </w:r>
            <w:r w:rsidRPr="00B53037">
              <w:rPr>
                <w:rFonts w:eastAsia="Times New Roman"/>
                <w:color w:val="333333"/>
                <w:sz w:val="20"/>
                <w:szCs w:val="20"/>
                <w:shd w:val="clear" w:color="auto" w:fill="FFFFFF"/>
              </w:rPr>
              <w:t>255.255.255.0</w:t>
            </w:r>
            <w:r w:rsidRPr="00B53037">
              <w:rPr>
                <w:rFonts w:eastAsia="Times New Roman"/>
                <w:color w:val="333333"/>
                <w:sz w:val="20"/>
                <w:szCs w:val="20"/>
              </w:rPr>
              <w:br/>
            </w:r>
            <w:r w:rsidRPr="00B53037">
              <w:rPr>
                <w:rFonts w:eastAsia="Times New Roman"/>
                <w:b/>
                <w:bCs/>
                <w:color w:val="333333"/>
                <w:sz w:val="20"/>
                <w:szCs w:val="20"/>
                <w:shd w:val="clear" w:color="auto" w:fill="FFFFFF"/>
              </w:rPr>
              <w:t>Type: </w:t>
            </w:r>
            <w:r w:rsidRPr="00B53037">
              <w:rPr>
                <w:rFonts w:eastAsia="Times New Roman"/>
                <w:color w:val="333333"/>
                <w:sz w:val="20"/>
                <w:szCs w:val="20"/>
                <w:shd w:val="clear" w:color="auto" w:fill="FFFFFF"/>
              </w:rPr>
              <w:t>SBx3106</w:t>
            </w:r>
            <w:r w:rsidRPr="00B53037">
              <w:rPr>
                <w:rFonts w:eastAsia="Times New Roman"/>
                <w:color w:val="333333"/>
                <w:sz w:val="20"/>
                <w:szCs w:val="20"/>
              </w:rPr>
              <w:br/>
            </w:r>
            <w:r w:rsidRPr="00B53037">
              <w:rPr>
                <w:rFonts w:eastAsia="Times New Roman"/>
                <w:b/>
                <w:bCs/>
                <w:color w:val="333333"/>
                <w:sz w:val="20"/>
                <w:szCs w:val="20"/>
                <w:shd w:val="clear" w:color="auto" w:fill="FFFFFF"/>
              </w:rPr>
              <w:t>Version: </w:t>
            </w:r>
            <w:r w:rsidRPr="00B53037">
              <w:rPr>
                <w:rFonts w:eastAsia="Times New Roman"/>
                <w:color w:val="333333"/>
                <w:sz w:val="20"/>
                <w:szCs w:val="20"/>
                <w:shd w:val="clear" w:color="auto" w:fill="FFFFFF"/>
              </w:rPr>
              <w:t>v2</w:t>
            </w:r>
          </w:p>
          <w:p w14:paraId="31A29207" w14:textId="77777777" w:rsidR="00B53037" w:rsidRPr="00B53037" w:rsidRDefault="00B53037" w:rsidP="00B53037">
            <w:pPr>
              <w:shd w:val="clear" w:color="auto" w:fill="FFFFFF"/>
              <w:spacing w:line="240" w:lineRule="auto"/>
              <w:rPr>
                <w:rFonts w:eastAsia="Times New Roman"/>
                <w:color w:val="333333"/>
                <w:sz w:val="20"/>
                <w:szCs w:val="20"/>
              </w:rPr>
            </w:pPr>
            <w:r w:rsidRPr="00B53037">
              <w:rPr>
                <w:rFonts w:eastAsia="Times New Roman"/>
                <w:b/>
                <w:bCs/>
                <w:color w:val="333333"/>
                <w:sz w:val="20"/>
                <w:szCs w:val="20"/>
              </w:rPr>
              <w:t>Serial Number: </w:t>
            </w:r>
            <w:r w:rsidRPr="00B53037">
              <w:rPr>
                <w:rFonts w:eastAsia="Times New Roman"/>
                <w:color w:val="333333"/>
                <w:sz w:val="20"/>
                <w:szCs w:val="20"/>
              </w:rPr>
              <w:t>4</w:t>
            </w:r>
          </w:p>
          <w:p w14:paraId="0ADA2E25" w14:textId="44C8EA8A" w:rsidR="00B53037" w:rsidRDefault="00B53037" w:rsidP="00B53037">
            <w:pPr>
              <w:widowControl w:val="0"/>
              <w:spacing w:line="240" w:lineRule="auto"/>
            </w:pPr>
            <w:r w:rsidRPr="00B53037">
              <w:rPr>
                <w:rFonts w:eastAsia="Times New Roman"/>
                <w:b/>
                <w:bCs/>
                <w:color w:val="333333"/>
                <w:sz w:val="20"/>
                <w:szCs w:val="20"/>
                <w:shd w:val="clear" w:color="auto" w:fill="FFFFFF"/>
              </w:rPr>
              <w:t>Status: </w:t>
            </w:r>
            <w:r w:rsidRPr="00B53037">
              <w:rPr>
                <w:rFonts w:eastAsia="Times New Roman"/>
                <w:color w:val="333333"/>
                <w:sz w:val="20"/>
                <w:szCs w:val="20"/>
                <w:shd w:val="clear" w:color="auto" w:fill="FFFFFF"/>
              </w:rPr>
              <w:t>online</w:t>
            </w:r>
            <w:r w:rsidRPr="00B53037">
              <w:rPr>
                <w:rFonts w:eastAsia="Times New Roman"/>
                <w:color w:val="333333"/>
                <w:sz w:val="20"/>
                <w:szCs w:val="20"/>
              </w:rPr>
              <w:br/>
            </w:r>
            <w:r w:rsidRPr="00B53037">
              <w:rPr>
                <w:rFonts w:eastAsia="Times New Roman"/>
                <w:b/>
                <w:bCs/>
                <w:color w:val="333333"/>
                <w:sz w:val="20"/>
                <w:szCs w:val="20"/>
                <w:shd w:val="clear" w:color="auto" w:fill="FFFFFF"/>
              </w:rPr>
              <w:t>Release: </w:t>
            </w:r>
            <w:r w:rsidRPr="00B53037">
              <w:rPr>
                <w:rFonts w:eastAsia="Times New Roman"/>
                <w:color w:val="333333"/>
                <w:sz w:val="20"/>
                <w:szCs w:val="20"/>
                <w:shd w:val="clear" w:color="auto" w:fill="FFFFFF"/>
              </w:rPr>
              <w:t>17.1.0-00</w:t>
            </w:r>
            <w:r w:rsidRPr="00B53037">
              <w:rPr>
                <w:rFonts w:eastAsia="Times New Roman"/>
                <w:color w:val="333333"/>
                <w:sz w:val="20"/>
                <w:szCs w:val="20"/>
              </w:rPr>
              <w:br/>
            </w:r>
            <w:r w:rsidRPr="00B53037">
              <w:rPr>
                <w:rFonts w:eastAsia="Times New Roman"/>
                <w:b/>
                <w:bCs/>
                <w:color w:val="333333"/>
                <w:sz w:val="20"/>
                <w:szCs w:val="20"/>
                <w:shd w:val="clear" w:color="auto" w:fill="FFFFFF"/>
              </w:rPr>
              <w:t>Location: </w:t>
            </w:r>
            <w:r w:rsidRPr="00B53037">
              <w:rPr>
                <w:rFonts w:eastAsia="Times New Roman"/>
                <w:color w:val="333333"/>
                <w:sz w:val="20"/>
                <w:szCs w:val="20"/>
                <w:shd w:val="clear" w:color="auto" w:fill="FFFFFF"/>
              </w:rPr>
              <w:t>NMS_C4</w:t>
            </w:r>
          </w:p>
        </w:tc>
        <w:tc>
          <w:tcPr>
            <w:tcW w:w="1920" w:type="dxa"/>
            <w:tcMar>
              <w:top w:w="100" w:type="dxa"/>
              <w:left w:w="100" w:type="dxa"/>
              <w:bottom w:w="100" w:type="dxa"/>
              <w:right w:w="100" w:type="dxa"/>
            </w:tcMar>
          </w:tcPr>
          <w:p w14:paraId="221DB90B" w14:textId="6810FEC7" w:rsidR="00B53037" w:rsidRDefault="00B53037" w:rsidP="00B53037">
            <w:pPr>
              <w:widowControl w:val="0"/>
              <w:spacing w:line="240" w:lineRule="auto"/>
            </w:pPr>
            <w:r>
              <w:t>Successfully displays the device information.</w:t>
            </w:r>
          </w:p>
          <w:p w14:paraId="0F0DB3FF" w14:textId="77777777" w:rsidR="00B53037" w:rsidRDefault="00B53037" w:rsidP="00B53037">
            <w:r>
              <w:t>The device info displayed is:</w:t>
            </w:r>
          </w:p>
          <w:p w14:paraId="268EC14E" w14:textId="4155AE54" w:rsidR="00B53037" w:rsidRPr="00B53037" w:rsidRDefault="00B53037" w:rsidP="00B53037">
            <w:pPr>
              <w:rPr>
                <w:rFonts w:ascii="Times New Roman" w:eastAsia="Times New Roman" w:hAnsi="Times New Roman" w:cs="Times New Roman"/>
                <w:color w:val="auto"/>
                <w:sz w:val="24"/>
                <w:szCs w:val="24"/>
              </w:rPr>
            </w:pPr>
            <w:r w:rsidRPr="00B53037">
              <w:rPr>
                <w:rFonts w:eastAsia="Times New Roman"/>
                <w:b/>
                <w:bCs/>
                <w:color w:val="333333"/>
                <w:sz w:val="20"/>
                <w:szCs w:val="20"/>
                <w:shd w:val="clear" w:color="auto" w:fill="FFFFFF"/>
              </w:rPr>
              <w:t>IP Address: </w:t>
            </w:r>
            <w:r w:rsidRPr="00B53037">
              <w:rPr>
                <w:rFonts w:eastAsia="Times New Roman"/>
                <w:color w:val="333333"/>
                <w:sz w:val="20"/>
                <w:szCs w:val="20"/>
                <w:shd w:val="clear" w:color="auto" w:fill="FFFFFF"/>
              </w:rPr>
              <w:t>10.52.20.6</w:t>
            </w:r>
            <w:r w:rsidRPr="00B53037">
              <w:rPr>
                <w:rFonts w:eastAsia="Times New Roman"/>
                <w:color w:val="333333"/>
                <w:sz w:val="20"/>
                <w:szCs w:val="20"/>
              </w:rPr>
              <w:br/>
            </w:r>
            <w:r w:rsidRPr="00B53037">
              <w:rPr>
                <w:rFonts w:eastAsia="Times New Roman"/>
                <w:b/>
                <w:bCs/>
                <w:color w:val="333333"/>
                <w:sz w:val="20"/>
                <w:szCs w:val="20"/>
                <w:shd w:val="clear" w:color="auto" w:fill="FFFFFF"/>
              </w:rPr>
              <w:t>Netmask: </w:t>
            </w:r>
            <w:r w:rsidRPr="00B53037">
              <w:rPr>
                <w:rFonts w:eastAsia="Times New Roman"/>
                <w:color w:val="333333"/>
                <w:sz w:val="20"/>
                <w:szCs w:val="20"/>
                <w:shd w:val="clear" w:color="auto" w:fill="FFFFFF"/>
              </w:rPr>
              <w:t>255.255.255.0</w:t>
            </w:r>
            <w:r w:rsidRPr="00B53037">
              <w:rPr>
                <w:rFonts w:eastAsia="Times New Roman"/>
                <w:color w:val="333333"/>
                <w:sz w:val="20"/>
                <w:szCs w:val="20"/>
              </w:rPr>
              <w:br/>
            </w:r>
            <w:r w:rsidRPr="00B53037">
              <w:rPr>
                <w:rFonts w:eastAsia="Times New Roman"/>
                <w:b/>
                <w:bCs/>
                <w:color w:val="333333"/>
                <w:sz w:val="20"/>
                <w:szCs w:val="20"/>
                <w:shd w:val="clear" w:color="auto" w:fill="FFFFFF"/>
              </w:rPr>
              <w:t>Type: </w:t>
            </w:r>
            <w:r w:rsidRPr="00B53037">
              <w:rPr>
                <w:rFonts w:eastAsia="Times New Roman"/>
                <w:color w:val="333333"/>
                <w:sz w:val="20"/>
                <w:szCs w:val="20"/>
                <w:shd w:val="clear" w:color="auto" w:fill="FFFFFF"/>
              </w:rPr>
              <w:t>SBx3106</w:t>
            </w:r>
            <w:r w:rsidRPr="00B53037">
              <w:rPr>
                <w:rFonts w:eastAsia="Times New Roman"/>
                <w:color w:val="333333"/>
                <w:sz w:val="20"/>
                <w:szCs w:val="20"/>
              </w:rPr>
              <w:br/>
            </w:r>
            <w:r w:rsidRPr="00B53037">
              <w:rPr>
                <w:rFonts w:eastAsia="Times New Roman"/>
                <w:b/>
                <w:bCs/>
                <w:color w:val="333333"/>
                <w:sz w:val="20"/>
                <w:szCs w:val="20"/>
                <w:shd w:val="clear" w:color="auto" w:fill="FFFFFF"/>
              </w:rPr>
              <w:t>Version: </w:t>
            </w:r>
            <w:r w:rsidRPr="00B53037">
              <w:rPr>
                <w:rFonts w:eastAsia="Times New Roman"/>
                <w:color w:val="333333"/>
                <w:sz w:val="20"/>
                <w:szCs w:val="20"/>
                <w:shd w:val="clear" w:color="auto" w:fill="FFFFFF"/>
              </w:rPr>
              <w:t>v2</w:t>
            </w:r>
          </w:p>
          <w:p w14:paraId="4D9A93D8" w14:textId="77777777" w:rsidR="00B53037" w:rsidRPr="00B53037" w:rsidRDefault="00B53037" w:rsidP="00B53037">
            <w:pPr>
              <w:shd w:val="clear" w:color="auto" w:fill="FFFFFF"/>
              <w:spacing w:line="240" w:lineRule="auto"/>
              <w:rPr>
                <w:rFonts w:eastAsia="Times New Roman"/>
                <w:color w:val="333333"/>
                <w:sz w:val="20"/>
                <w:szCs w:val="20"/>
              </w:rPr>
            </w:pPr>
            <w:r w:rsidRPr="00B53037">
              <w:rPr>
                <w:rFonts w:eastAsia="Times New Roman"/>
                <w:b/>
                <w:bCs/>
                <w:color w:val="333333"/>
                <w:sz w:val="20"/>
                <w:szCs w:val="20"/>
              </w:rPr>
              <w:t>Serial Number: </w:t>
            </w:r>
            <w:r w:rsidRPr="00B53037">
              <w:rPr>
                <w:rFonts w:eastAsia="Times New Roman"/>
                <w:color w:val="333333"/>
                <w:sz w:val="20"/>
                <w:szCs w:val="20"/>
              </w:rPr>
              <w:t>4</w:t>
            </w:r>
          </w:p>
          <w:p w14:paraId="6F28EAF3" w14:textId="3E269C63" w:rsidR="00B53037" w:rsidRDefault="00B53037" w:rsidP="00B53037">
            <w:pPr>
              <w:widowControl w:val="0"/>
              <w:spacing w:line="240" w:lineRule="auto"/>
            </w:pPr>
            <w:r w:rsidRPr="00B53037">
              <w:rPr>
                <w:rFonts w:eastAsia="Times New Roman"/>
                <w:b/>
                <w:bCs/>
                <w:color w:val="333333"/>
                <w:sz w:val="20"/>
                <w:szCs w:val="20"/>
                <w:shd w:val="clear" w:color="auto" w:fill="FFFFFF"/>
              </w:rPr>
              <w:t>Status: </w:t>
            </w:r>
            <w:r w:rsidRPr="00B53037">
              <w:rPr>
                <w:rFonts w:eastAsia="Times New Roman"/>
                <w:color w:val="333333"/>
                <w:sz w:val="20"/>
                <w:szCs w:val="20"/>
                <w:shd w:val="clear" w:color="auto" w:fill="FFFFFF"/>
              </w:rPr>
              <w:t>online</w:t>
            </w:r>
            <w:r w:rsidRPr="00B53037">
              <w:rPr>
                <w:rFonts w:eastAsia="Times New Roman"/>
                <w:color w:val="333333"/>
                <w:sz w:val="20"/>
                <w:szCs w:val="20"/>
              </w:rPr>
              <w:br/>
            </w:r>
            <w:r w:rsidRPr="00B53037">
              <w:rPr>
                <w:rFonts w:eastAsia="Times New Roman"/>
                <w:b/>
                <w:bCs/>
                <w:color w:val="333333"/>
                <w:sz w:val="20"/>
                <w:szCs w:val="20"/>
                <w:shd w:val="clear" w:color="auto" w:fill="FFFFFF"/>
              </w:rPr>
              <w:t>Release: </w:t>
            </w:r>
            <w:r w:rsidRPr="00B53037">
              <w:rPr>
                <w:rFonts w:eastAsia="Times New Roman"/>
                <w:color w:val="333333"/>
                <w:sz w:val="20"/>
                <w:szCs w:val="20"/>
                <w:shd w:val="clear" w:color="auto" w:fill="FFFFFF"/>
              </w:rPr>
              <w:t>17.1.0-00</w:t>
            </w:r>
            <w:r w:rsidRPr="00B53037">
              <w:rPr>
                <w:rFonts w:eastAsia="Times New Roman"/>
                <w:color w:val="333333"/>
                <w:sz w:val="20"/>
                <w:szCs w:val="20"/>
              </w:rPr>
              <w:br/>
            </w:r>
            <w:r w:rsidRPr="00B53037">
              <w:rPr>
                <w:rFonts w:eastAsia="Times New Roman"/>
                <w:b/>
                <w:bCs/>
                <w:color w:val="333333"/>
                <w:sz w:val="20"/>
                <w:szCs w:val="20"/>
                <w:shd w:val="clear" w:color="auto" w:fill="FFFFFF"/>
              </w:rPr>
              <w:t>Location: </w:t>
            </w:r>
            <w:r w:rsidRPr="00B53037">
              <w:rPr>
                <w:rFonts w:eastAsia="Times New Roman"/>
                <w:color w:val="333333"/>
                <w:sz w:val="20"/>
                <w:szCs w:val="20"/>
                <w:shd w:val="clear" w:color="auto" w:fill="FFFFFF"/>
              </w:rPr>
              <w:t>NMS_C4</w:t>
            </w:r>
          </w:p>
        </w:tc>
      </w:tr>
      <w:tr w:rsidR="00B53037" w14:paraId="5895E4CB" w14:textId="77777777" w:rsidTr="003C0E62">
        <w:tc>
          <w:tcPr>
            <w:tcW w:w="2980" w:type="dxa"/>
            <w:tcMar>
              <w:top w:w="100" w:type="dxa"/>
              <w:left w:w="100" w:type="dxa"/>
              <w:bottom w:w="100" w:type="dxa"/>
              <w:right w:w="100" w:type="dxa"/>
            </w:tcMar>
          </w:tcPr>
          <w:p w14:paraId="618E5500" w14:textId="2F66392B" w:rsidR="00B53037" w:rsidRDefault="00B53037" w:rsidP="00B53037">
            <w:pPr>
              <w:pStyle w:val="ListParagraph"/>
              <w:widowControl w:val="0"/>
              <w:numPr>
                <w:ilvl w:val="0"/>
                <w:numId w:val="7"/>
              </w:numPr>
              <w:spacing w:line="240" w:lineRule="auto"/>
            </w:pPr>
            <w:r>
              <w:t xml:space="preserve"> testSwitchLayout</w:t>
            </w:r>
          </w:p>
        </w:tc>
        <w:tc>
          <w:tcPr>
            <w:tcW w:w="2610" w:type="dxa"/>
            <w:tcMar>
              <w:top w:w="100" w:type="dxa"/>
              <w:left w:w="100" w:type="dxa"/>
              <w:bottom w:w="100" w:type="dxa"/>
              <w:right w:w="100" w:type="dxa"/>
            </w:tcMar>
          </w:tcPr>
          <w:p w14:paraId="2C5FD118" w14:textId="77777777" w:rsidR="00B53037" w:rsidRDefault="00B53037" w:rsidP="00B53037">
            <w:pPr>
              <w:widowControl w:val="0"/>
              <w:spacing w:line="240" w:lineRule="auto"/>
            </w:pPr>
            <w:r>
              <w:t xml:space="preserve">Precondition: </w:t>
            </w:r>
          </w:p>
          <w:p w14:paraId="72E5555D" w14:textId="2FB868F6" w:rsidR="00B53037" w:rsidRDefault="00B53037" w:rsidP="00B53037">
            <w:pPr>
              <w:widowControl w:val="0"/>
              <w:spacing w:line="240" w:lineRule="auto"/>
            </w:pPr>
            <w:r>
              <w:t xml:space="preserve">testEditMode has been just run as a precondition. </w:t>
            </w:r>
            <w:r w:rsidR="00AB0C7C">
              <w:t>BuildingOne</w:t>
            </w:r>
            <w:r>
              <w:t xml:space="preserve"> is created which has different </w:t>
            </w:r>
            <w:r w:rsidR="00AB0C7C">
              <w:t xml:space="preserve">floors corresponding to </w:t>
            </w:r>
            <w:r w:rsidR="00AB0C7C">
              <w:lastRenderedPageBreak/>
              <w:t>the different layouts included in the Blueprints Folder. Floor One assigned to blueprintGray, Floor 2 assigned to blueprintTest, Floor 3 assigned to officeLayout</w:t>
            </w:r>
          </w:p>
          <w:p w14:paraId="6308D435" w14:textId="77777777" w:rsidR="00B53037" w:rsidRDefault="00B53037" w:rsidP="00B53037">
            <w:pPr>
              <w:widowControl w:val="0"/>
              <w:spacing w:line="240" w:lineRule="auto"/>
            </w:pPr>
            <w:r>
              <w:t>Steps:</w:t>
            </w:r>
          </w:p>
          <w:p w14:paraId="64C1E62B" w14:textId="274A588C" w:rsidR="00B53037" w:rsidRDefault="00B53037" w:rsidP="00B53037">
            <w:pPr>
              <w:pStyle w:val="ListParagraph"/>
              <w:widowControl w:val="0"/>
              <w:numPr>
                <w:ilvl w:val="0"/>
                <w:numId w:val="9"/>
              </w:numPr>
              <w:spacing w:line="240" w:lineRule="auto"/>
            </w:pPr>
            <w:r>
              <w:t xml:space="preserve">Click on pen icon to get into the “Edit Mode”. </w:t>
            </w:r>
          </w:p>
          <w:p w14:paraId="6A33CC8C" w14:textId="4377699F" w:rsidR="00B53037" w:rsidRDefault="00B53037" w:rsidP="00B53037">
            <w:pPr>
              <w:pStyle w:val="ListParagraph"/>
              <w:widowControl w:val="0"/>
              <w:numPr>
                <w:ilvl w:val="0"/>
                <w:numId w:val="9"/>
              </w:numPr>
              <w:spacing w:line="240" w:lineRule="auto"/>
            </w:pPr>
            <w:r>
              <w:t xml:space="preserve">Change floor </w:t>
            </w:r>
            <w:r w:rsidR="00AB0C7C">
              <w:t>layouts</w:t>
            </w:r>
            <w:r>
              <w:t xml:space="preserve"> by clicking on Floor 1, </w:t>
            </w:r>
            <w:r w:rsidR="00AB0C7C">
              <w:t xml:space="preserve">then </w:t>
            </w:r>
            <w:r>
              <w:t xml:space="preserve">Floor 2, </w:t>
            </w:r>
            <w:r w:rsidR="00AB0C7C">
              <w:t>and</w:t>
            </w:r>
            <w:r>
              <w:t xml:space="preserve"> Floor 3. </w:t>
            </w:r>
          </w:p>
          <w:p w14:paraId="2F84450B" w14:textId="2EDC7E47" w:rsidR="00B53037" w:rsidRDefault="00B53037" w:rsidP="00B53037">
            <w:pPr>
              <w:widowControl w:val="0"/>
              <w:spacing w:line="240" w:lineRule="auto"/>
            </w:pPr>
          </w:p>
        </w:tc>
        <w:tc>
          <w:tcPr>
            <w:tcW w:w="1850" w:type="dxa"/>
            <w:tcMar>
              <w:top w:w="100" w:type="dxa"/>
              <w:left w:w="100" w:type="dxa"/>
              <w:bottom w:w="100" w:type="dxa"/>
              <w:right w:w="100" w:type="dxa"/>
            </w:tcMar>
          </w:tcPr>
          <w:p w14:paraId="0059859A" w14:textId="77777777" w:rsidR="00B53037" w:rsidRDefault="00B53037" w:rsidP="00B53037">
            <w:pPr>
              <w:widowControl w:val="0"/>
              <w:spacing w:line="240" w:lineRule="auto"/>
            </w:pPr>
          </w:p>
          <w:p w14:paraId="056706D1" w14:textId="77777777" w:rsidR="00B53037" w:rsidRDefault="00B53037" w:rsidP="00B53037">
            <w:pPr>
              <w:widowControl w:val="0"/>
              <w:spacing w:line="240" w:lineRule="auto"/>
            </w:pPr>
          </w:p>
          <w:p w14:paraId="5C7D374C" w14:textId="77777777" w:rsidR="00B53037" w:rsidRDefault="00B53037" w:rsidP="00B53037">
            <w:pPr>
              <w:widowControl w:val="0"/>
              <w:spacing w:line="240" w:lineRule="auto"/>
            </w:pPr>
          </w:p>
          <w:p w14:paraId="4ABF4FBD" w14:textId="77777777" w:rsidR="00B53037" w:rsidRDefault="00B53037" w:rsidP="00B53037">
            <w:pPr>
              <w:widowControl w:val="0"/>
              <w:spacing w:line="240" w:lineRule="auto"/>
            </w:pPr>
          </w:p>
          <w:p w14:paraId="2862D34A" w14:textId="77777777" w:rsidR="00B53037" w:rsidRDefault="00B53037" w:rsidP="00B53037">
            <w:pPr>
              <w:widowControl w:val="0"/>
              <w:spacing w:line="240" w:lineRule="auto"/>
            </w:pPr>
          </w:p>
          <w:p w14:paraId="72507840" w14:textId="77777777" w:rsidR="00B53037" w:rsidRDefault="00B53037" w:rsidP="00B53037">
            <w:pPr>
              <w:widowControl w:val="0"/>
              <w:spacing w:line="240" w:lineRule="auto"/>
            </w:pPr>
          </w:p>
          <w:p w14:paraId="14221C33" w14:textId="0B106E5D" w:rsidR="00B53037" w:rsidRDefault="00B53037" w:rsidP="00AB0C7C">
            <w:pPr>
              <w:widowControl w:val="0"/>
              <w:spacing w:line="240" w:lineRule="auto"/>
            </w:pPr>
            <w:r>
              <w:t xml:space="preserve">The view of the </w:t>
            </w:r>
            <w:r>
              <w:lastRenderedPageBreak/>
              <w:t>application changes and it switches to the respective floor</w:t>
            </w:r>
            <w:r w:rsidR="00AB0C7C">
              <w:t xml:space="preserve"> assigned with the proper blueprint. Floor 1 to blueprintGray, Floor 2 to blueprintTest, and Floor 3 to officeLayout.</w:t>
            </w:r>
            <w:r>
              <w:t xml:space="preserve"> </w:t>
            </w:r>
          </w:p>
        </w:tc>
        <w:tc>
          <w:tcPr>
            <w:tcW w:w="1920" w:type="dxa"/>
            <w:tcMar>
              <w:top w:w="100" w:type="dxa"/>
              <w:left w:w="100" w:type="dxa"/>
              <w:bottom w:w="100" w:type="dxa"/>
              <w:right w:w="100" w:type="dxa"/>
            </w:tcMar>
          </w:tcPr>
          <w:p w14:paraId="4289CC81" w14:textId="77777777" w:rsidR="00B53037" w:rsidRDefault="00B53037" w:rsidP="00B53037">
            <w:pPr>
              <w:widowControl w:val="0"/>
              <w:spacing w:line="240" w:lineRule="auto"/>
            </w:pPr>
          </w:p>
          <w:p w14:paraId="3B7742B0" w14:textId="77777777" w:rsidR="00B53037" w:rsidRDefault="00B53037" w:rsidP="00B53037">
            <w:pPr>
              <w:widowControl w:val="0"/>
              <w:spacing w:line="240" w:lineRule="auto"/>
            </w:pPr>
          </w:p>
          <w:p w14:paraId="69461AE6" w14:textId="77777777" w:rsidR="00B53037" w:rsidRDefault="00B53037" w:rsidP="00B53037">
            <w:pPr>
              <w:widowControl w:val="0"/>
              <w:spacing w:line="240" w:lineRule="auto"/>
            </w:pPr>
          </w:p>
          <w:p w14:paraId="4182D5E7" w14:textId="77777777" w:rsidR="00B53037" w:rsidRDefault="00B53037" w:rsidP="00B53037">
            <w:pPr>
              <w:widowControl w:val="0"/>
              <w:spacing w:line="240" w:lineRule="auto"/>
            </w:pPr>
          </w:p>
          <w:p w14:paraId="5354CB6B" w14:textId="77777777" w:rsidR="00B53037" w:rsidRDefault="00B53037" w:rsidP="00B53037">
            <w:pPr>
              <w:widowControl w:val="0"/>
              <w:spacing w:line="240" w:lineRule="auto"/>
            </w:pPr>
          </w:p>
          <w:p w14:paraId="770CB32A" w14:textId="77777777" w:rsidR="00B53037" w:rsidRDefault="00B53037" w:rsidP="00B53037">
            <w:pPr>
              <w:widowControl w:val="0"/>
              <w:spacing w:line="240" w:lineRule="auto"/>
            </w:pPr>
          </w:p>
          <w:p w14:paraId="7BA08832" w14:textId="3141D80D" w:rsidR="00B53037" w:rsidRDefault="00B53037" w:rsidP="00B53037">
            <w:pPr>
              <w:widowControl w:val="0"/>
              <w:spacing w:line="240" w:lineRule="auto"/>
            </w:pPr>
            <w:r>
              <w:t xml:space="preserve">Clicking each </w:t>
            </w:r>
            <w:r>
              <w:lastRenderedPageBreak/>
              <w:t xml:space="preserve">button for each floor successfully displays the respective blueprint on the application. </w:t>
            </w:r>
          </w:p>
        </w:tc>
      </w:tr>
      <w:tr w:rsidR="00B53037" w14:paraId="1BABF8D1" w14:textId="77777777" w:rsidTr="003C0E62">
        <w:tc>
          <w:tcPr>
            <w:tcW w:w="2980" w:type="dxa"/>
            <w:tcMar>
              <w:top w:w="100" w:type="dxa"/>
              <w:left w:w="100" w:type="dxa"/>
              <w:bottom w:w="100" w:type="dxa"/>
              <w:right w:w="100" w:type="dxa"/>
            </w:tcMar>
          </w:tcPr>
          <w:p w14:paraId="097718B1" w14:textId="65688A8E" w:rsidR="00B53037" w:rsidRDefault="00B53037" w:rsidP="00B53037">
            <w:pPr>
              <w:pStyle w:val="ListParagraph"/>
              <w:widowControl w:val="0"/>
              <w:numPr>
                <w:ilvl w:val="0"/>
                <w:numId w:val="7"/>
              </w:numPr>
              <w:spacing w:line="240" w:lineRule="auto"/>
            </w:pPr>
            <w:r>
              <w:lastRenderedPageBreak/>
              <w:t>testSaveLayout</w:t>
            </w:r>
          </w:p>
        </w:tc>
        <w:tc>
          <w:tcPr>
            <w:tcW w:w="2610" w:type="dxa"/>
            <w:tcMar>
              <w:top w:w="100" w:type="dxa"/>
              <w:left w:w="100" w:type="dxa"/>
              <w:bottom w:w="100" w:type="dxa"/>
              <w:right w:w="100" w:type="dxa"/>
            </w:tcMar>
          </w:tcPr>
          <w:p w14:paraId="38FAE2B7" w14:textId="77777777" w:rsidR="00B53037" w:rsidRDefault="00B53037" w:rsidP="00B53037">
            <w:pPr>
              <w:widowControl w:val="0"/>
              <w:spacing w:line="240" w:lineRule="auto"/>
            </w:pPr>
            <w:r>
              <w:t xml:space="preserve">Precondition: </w:t>
            </w:r>
          </w:p>
          <w:p w14:paraId="0BD86AF6" w14:textId="23BF783B" w:rsidR="00B53037" w:rsidRDefault="00AB0C7C" w:rsidP="00B53037">
            <w:pPr>
              <w:widowControl w:val="0"/>
              <w:spacing w:line="240" w:lineRule="auto"/>
            </w:pPr>
            <w:r>
              <w:t>Building One is created with one floor assigned to the officeLayout blueprint.</w:t>
            </w:r>
          </w:p>
          <w:p w14:paraId="6AF3C388" w14:textId="24A1238E" w:rsidR="00B53037" w:rsidRDefault="00B53037" w:rsidP="00B53037">
            <w:pPr>
              <w:widowControl w:val="0"/>
              <w:spacing w:line="240" w:lineRule="auto"/>
            </w:pPr>
            <w:r>
              <w:t>Steps:</w:t>
            </w:r>
          </w:p>
          <w:p w14:paraId="54DDCED5" w14:textId="23811EF9" w:rsidR="00B53037" w:rsidRDefault="00B53037" w:rsidP="00B53037">
            <w:pPr>
              <w:pStyle w:val="ListParagraph"/>
              <w:widowControl w:val="0"/>
              <w:numPr>
                <w:ilvl w:val="0"/>
                <w:numId w:val="10"/>
              </w:numPr>
              <w:spacing w:line="240" w:lineRule="auto"/>
            </w:pPr>
            <w:r>
              <w:t xml:space="preserve">Click on pen icon to get into the “Edit Mode”. </w:t>
            </w:r>
          </w:p>
          <w:p w14:paraId="041173BC" w14:textId="51D32B50" w:rsidR="00B53037" w:rsidRDefault="00AB0C7C" w:rsidP="00B53037">
            <w:pPr>
              <w:pStyle w:val="ListParagraph"/>
              <w:widowControl w:val="0"/>
              <w:numPr>
                <w:ilvl w:val="0"/>
                <w:numId w:val="10"/>
              </w:numPr>
              <w:spacing w:line="240" w:lineRule="auto"/>
            </w:pPr>
            <w:r>
              <w:t>Select Building One</w:t>
            </w:r>
          </w:p>
          <w:p w14:paraId="2D317574" w14:textId="0469ED4B" w:rsidR="00AB0C7C" w:rsidRDefault="00AB0C7C" w:rsidP="00B53037">
            <w:pPr>
              <w:pStyle w:val="ListParagraph"/>
              <w:widowControl w:val="0"/>
              <w:numPr>
                <w:ilvl w:val="0"/>
                <w:numId w:val="10"/>
              </w:numPr>
              <w:spacing w:line="240" w:lineRule="auto"/>
            </w:pPr>
            <w:r>
              <w:t>Load Floor 1</w:t>
            </w:r>
          </w:p>
          <w:p w14:paraId="2C91A9FF" w14:textId="6FB24981" w:rsidR="00B53037" w:rsidRDefault="00B53037" w:rsidP="00B53037">
            <w:pPr>
              <w:pStyle w:val="ListParagraph"/>
              <w:widowControl w:val="0"/>
              <w:numPr>
                <w:ilvl w:val="0"/>
                <w:numId w:val="10"/>
              </w:numPr>
              <w:spacing w:line="240" w:lineRule="auto"/>
            </w:pPr>
            <w:r>
              <w:t xml:space="preserve">Select </w:t>
            </w:r>
            <w:r w:rsidR="00AB0C7C">
              <w:t>Computer – John PC, and then Add to Map</w:t>
            </w:r>
          </w:p>
          <w:p w14:paraId="4A53A630" w14:textId="696280F4" w:rsidR="00B53037" w:rsidRDefault="00B53037" w:rsidP="00AB0C7C">
            <w:pPr>
              <w:pStyle w:val="ListParagraph"/>
              <w:widowControl w:val="0"/>
              <w:numPr>
                <w:ilvl w:val="0"/>
                <w:numId w:val="10"/>
              </w:numPr>
              <w:spacing w:line="240" w:lineRule="auto"/>
            </w:pPr>
            <w:r>
              <w:t xml:space="preserve">Select </w:t>
            </w:r>
            <w:r w:rsidR="00AB0C7C">
              <w:t>Save Floor</w:t>
            </w:r>
          </w:p>
        </w:tc>
        <w:tc>
          <w:tcPr>
            <w:tcW w:w="1850" w:type="dxa"/>
            <w:tcMar>
              <w:top w:w="100" w:type="dxa"/>
              <w:left w:w="100" w:type="dxa"/>
              <w:bottom w:w="100" w:type="dxa"/>
              <w:right w:w="100" w:type="dxa"/>
            </w:tcMar>
          </w:tcPr>
          <w:p w14:paraId="061B4D38" w14:textId="77777777" w:rsidR="00B53037" w:rsidRDefault="00B53037" w:rsidP="00B53037">
            <w:pPr>
              <w:widowControl w:val="0"/>
              <w:spacing w:line="240" w:lineRule="auto"/>
            </w:pPr>
          </w:p>
          <w:p w14:paraId="606DFF49" w14:textId="77777777" w:rsidR="00B53037" w:rsidRDefault="00B53037" w:rsidP="00B53037">
            <w:pPr>
              <w:widowControl w:val="0"/>
              <w:spacing w:line="240" w:lineRule="auto"/>
            </w:pPr>
          </w:p>
          <w:p w14:paraId="76E77838" w14:textId="77777777" w:rsidR="00B53037" w:rsidRDefault="00B53037" w:rsidP="00B53037">
            <w:pPr>
              <w:widowControl w:val="0"/>
              <w:spacing w:line="240" w:lineRule="auto"/>
            </w:pPr>
          </w:p>
          <w:p w14:paraId="2B8DE91C" w14:textId="77777777" w:rsidR="00B53037" w:rsidRDefault="00B53037" w:rsidP="00B53037">
            <w:pPr>
              <w:widowControl w:val="0"/>
              <w:spacing w:line="240" w:lineRule="auto"/>
            </w:pPr>
          </w:p>
          <w:p w14:paraId="7E34A8EA" w14:textId="77777777" w:rsidR="00B53037" w:rsidRDefault="00B53037" w:rsidP="00B53037">
            <w:pPr>
              <w:widowControl w:val="0"/>
              <w:spacing w:line="240" w:lineRule="auto"/>
            </w:pPr>
          </w:p>
          <w:p w14:paraId="28FC0158" w14:textId="4000031E" w:rsidR="00B53037" w:rsidRDefault="00B53037" w:rsidP="00B53037">
            <w:pPr>
              <w:widowControl w:val="0"/>
              <w:spacing w:line="240" w:lineRule="auto"/>
            </w:pPr>
            <w:r>
              <w:t xml:space="preserve">The message </w:t>
            </w:r>
            <w:r w:rsidR="00AB0C7C">
              <w:t>Floor 1 Saved! appears</w:t>
            </w:r>
          </w:p>
          <w:p w14:paraId="66CC5054" w14:textId="77777777" w:rsidR="00B53037" w:rsidRDefault="00B53037" w:rsidP="00B53037">
            <w:pPr>
              <w:widowControl w:val="0"/>
              <w:spacing w:line="240" w:lineRule="auto"/>
            </w:pPr>
          </w:p>
          <w:p w14:paraId="47328BAB" w14:textId="249884FF" w:rsidR="00B53037" w:rsidRDefault="00AB0C7C" w:rsidP="00B53037">
            <w:pPr>
              <w:widowControl w:val="0"/>
              <w:spacing w:line="240" w:lineRule="auto"/>
            </w:pPr>
            <w:r>
              <w:t>When the floor is loaded, Computer – John PC appears</w:t>
            </w:r>
          </w:p>
        </w:tc>
        <w:tc>
          <w:tcPr>
            <w:tcW w:w="1920" w:type="dxa"/>
            <w:tcMar>
              <w:top w:w="100" w:type="dxa"/>
              <w:left w:w="100" w:type="dxa"/>
              <w:bottom w:w="100" w:type="dxa"/>
              <w:right w:w="100" w:type="dxa"/>
            </w:tcMar>
          </w:tcPr>
          <w:p w14:paraId="1CCBF281" w14:textId="77777777" w:rsidR="00B53037" w:rsidRDefault="00B53037" w:rsidP="00B53037">
            <w:pPr>
              <w:widowControl w:val="0"/>
              <w:spacing w:line="240" w:lineRule="auto"/>
            </w:pPr>
          </w:p>
          <w:p w14:paraId="5722FF3A" w14:textId="77777777" w:rsidR="00B53037" w:rsidRDefault="00B53037" w:rsidP="00B53037">
            <w:pPr>
              <w:widowControl w:val="0"/>
              <w:spacing w:line="240" w:lineRule="auto"/>
            </w:pPr>
          </w:p>
          <w:p w14:paraId="74A62F08" w14:textId="77777777" w:rsidR="00B53037" w:rsidRDefault="00B53037" w:rsidP="00B53037">
            <w:pPr>
              <w:widowControl w:val="0"/>
              <w:spacing w:line="240" w:lineRule="auto"/>
            </w:pPr>
          </w:p>
          <w:p w14:paraId="26673361" w14:textId="77777777" w:rsidR="00B53037" w:rsidRDefault="00B53037" w:rsidP="00B53037">
            <w:pPr>
              <w:widowControl w:val="0"/>
              <w:spacing w:line="240" w:lineRule="auto"/>
            </w:pPr>
          </w:p>
          <w:p w14:paraId="602AD240" w14:textId="77777777" w:rsidR="00B53037" w:rsidRDefault="00B53037" w:rsidP="00B53037">
            <w:pPr>
              <w:widowControl w:val="0"/>
              <w:spacing w:line="240" w:lineRule="auto"/>
            </w:pPr>
          </w:p>
          <w:p w14:paraId="39F42D4E" w14:textId="77777777" w:rsidR="00AB0C7C" w:rsidRDefault="00AB0C7C" w:rsidP="00AB0C7C">
            <w:pPr>
              <w:widowControl w:val="0"/>
              <w:spacing w:line="240" w:lineRule="auto"/>
            </w:pPr>
            <w:r>
              <w:t>The message Floor 1 Saved! appears</w:t>
            </w:r>
          </w:p>
          <w:p w14:paraId="677AE02D" w14:textId="77777777" w:rsidR="00AB0C7C" w:rsidRDefault="00AB0C7C" w:rsidP="00AB0C7C">
            <w:pPr>
              <w:widowControl w:val="0"/>
              <w:spacing w:line="240" w:lineRule="auto"/>
            </w:pPr>
          </w:p>
          <w:p w14:paraId="79250133" w14:textId="6FF70C31" w:rsidR="00B53037" w:rsidRDefault="00AB0C7C" w:rsidP="00AB0C7C">
            <w:pPr>
              <w:widowControl w:val="0"/>
              <w:spacing w:line="240" w:lineRule="auto"/>
            </w:pPr>
            <w:r>
              <w:t>When the floor is loaded, Computer – John PC appears</w:t>
            </w:r>
            <w:r w:rsidR="00B53037">
              <w:t xml:space="preserve">. </w:t>
            </w:r>
          </w:p>
        </w:tc>
      </w:tr>
      <w:tr w:rsidR="00B53037" w14:paraId="18BE886A" w14:textId="77777777" w:rsidTr="003C0E62">
        <w:tc>
          <w:tcPr>
            <w:tcW w:w="2980" w:type="dxa"/>
            <w:tcMar>
              <w:top w:w="100" w:type="dxa"/>
              <w:left w:w="100" w:type="dxa"/>
              <w:bottom w:w="100" w:type="dxa"/>
              <w:right w:w="100" w:type="dxa"/>
            </w:tcMar>
          </w:tcPr>
          <w:p w14:paraId="2F7523FF" w14:textId="07595F1E" w:rsidR="00B53037" w:rsidRDefault="00B53037" w:rsidP="00B53037">
            <w:pPr>
              <w:pStyle w:val="ListParagraph"/>
              <w:widowControl w:val="0"/>
              <w:numPr>
                <w:ilvl w:val="0"/>
                <w:numId w:val="10"/>
              </w:numPr>
              <w:spacing w:line="240" w:lineRule="auto"/>
            </w:pPr>
            <w:r>
              <w:t xml:space="preserve"> testOpenLayout</w:t>
            </w:r>
          </w:p>
          <w:p w14:paraId="3BF2BEB6" w14:textId="77777777" w:rsidR="00B53037" w:rsidRDefault="00B53037" w:rsidP="00B53037">
            <w:pPr>
              <w:widowControl w:val="0"/>
              <w:spacing w:line="240" w:lineRule="auto"/>
            </w:pPr>
          </w:p>
        </w:tc>
        <w:tc>
          <w:tcPr>
            <w:tcW w:w="2610" w:type="dxa"/>
            <w:tcMar>
              <w:top w:w="100" w:type="dxa"/>
              <w:left w:w="100" w:type="dxa"/>
              <w:bottom w:w="100" w:type="dxa"/>
              <w:right w:w="100" w:type="dxa"/>
            </w:tcMar>
          </w:tcPr>
          <w:p w14:paraId="6A8B141F" w14:textId="77777777" w:rsidR="00B53037" w:rsidRDefault="00B53037" w:rsidP="00B53037">
            <w:pPr>
              <w:widowControl w:val="0"/>
              <w:spacing w:line="240" w:lineRule="auto"/>
            </w:pPr>
            <w:r>
              <w:t xml:space="preserve">Precondition: </w:t>
            </w:r>
          </w:p>
          <w:p w14:paraId="69875D20" w14:textId="0C33B336" w:rsidR="00AB0C7C" w:rsidRDefault="00AB0C7C" w:rsidP="00B53037">
            <w:pPr>
              <w:widowControl w:val="0"/>
              <w:spacing w:line="240" w:lineRule="auto"/>
            </w:pPr>
            <w:r>
              <w:t>testSaveLayout has just been run.</w:t>
            </w:r>
          </w:p>
          <w:p w14:paraId="4D6FC942" w14:textId="073A7AD8" w:rsidR="00B53037" w:rsidRDefault="00B53037" w:rsidP="00B53037">
            <w:pPr>
              <w:widowControl w:val="0"/>
              <w:spacing w:line="240" w:lineRule="auto"/>
            </w:pPr>
            <w:r>
              <w:t>Steps:</w:t>
            </w:r>
          </w:p>
          <w:p w14:paraId="5488D133" w14:textId="77777777" w:rsidR="00B53037" w:rsidRDefault="00B53037" w:rsidP="00B53037">
            <w:pPr>
              <w:pStyle w:val="ListParagraph"/>
              <w:widowControl w:val="0"/>
              <w:numPr>
                <w:ilvl w:val="0"/>
                <w:numId w:val="12"/>
              </w:numPr>
              <w:spacing w:line="240" w:lineRule="auto"/>
            </w:pPr>
            <w:r>
              <w:t>Selects View Layout</w:t>
            </w:r>
          </w:p>
          <w:p w14:paraId="1FCE84C5" w14:textId="7F7538BA" w:rsidR="00B53037" w:rsidRDefault="00B53037" w:rsidP="00B53037">
            <w:pPr>
              <w:pStyle w:val="ListParagraph"/>
              <w:widowControl w:val="0"/>
              <w:numPr>
                <w:ilvl w:val="0"/>
                <w:numId w:val="12"/>
              </w:numPr>
              <w:spacing w:line="240" w:lineRule="auto"/>
            </w:pPr>
            <w:r>
              <w:t xml:space="preserve">Select </w:t>
            </w:r>
            <w:r w:rsidR="00AB0C7C">
              <w:t>Building One</w:t>
            </w:r>
          </w:p>
          <w:p w14:paraId="4F0E3D04" w14:textId="6CA380E5" w:rsidR="00AB0C7C" w:rsidRDefault="00AB0C7C" w:rsidP="00B53037">
            <w:pPr>
              <w:pStyle w:val="ListParagraph"/>
              <w:widowControl w:val="0"/>
              <w:numPr>
                <w:ilvl w:val="0"/>
                <w:numId w:val="12"/>
              </w:numPr>
              <w:spacing w:line="240" w:lineRule="auto"/>
            </w:pPr>
            <w:r>
              <w:t>Then load Floor 1</w:t>
            </w:r>
          </w:p>
          <w:p w14:paraId="50C83AFA" w14:textId="77777777" w:rsidR="00B53037" w:rsidRDefault="00B53037" w:rsidP="00B53037">
            <w:pPr>
              <w:pStyle w:val="ListParagraph"/>
              <w:widowControl w:val="0"/>
              <w:numPr>
                <w:ilvl w:val="0"/>
                <w:numId w:val="12"/>
              </w:numPr>
              <w:spacing w:line="240" w:lineRule="auto"/>
            </w:pPr>
            <w:r>
              <w:t>Check Results</w:t>
            </w:r>
          </w:p>
        </w:tc>
        <w:tc>
          <w:tcPr>
            <w:tcW w:w="1850" w:type="dxa"/>
            <w:tcMar>
              <w:top w:w="100" w:type="dxa"/>
              <w:left w:w="100" w:type="dxa"/>
              <w:bottom w:w="100" w:type="dxa"/>
              <w:right w:w="100" w:type="dxa"/>
            </w:tcMar>
          </w:tcPr>
          <w:p w14:paraId="2C8B789D" w14:textId="77777777" w:rsidR="00B53037" w:rsidRDefault="00B53037" w:rsidP="00B53037">
            <w:pPr>
              <w:widowControl w:val="0"/>
              <w:spacing w:line="240" w:lineRule="auto"/>
            </w:pPr>
          </w:p>
          <w:p w14:paraId="7D9EF92C" w14:textId="77777777" w:rsidR="00B53037" w:rsidRDefault="00B53037" w:rsidP="00B53037">
            <w:pPr>
              <w:widowControl w:val="0"/>
              <w:spacing w:line="240" w:lineRule="auto"/>
            </w:pPr>
          </w:p>
          <w:p w14:paraId="56C9FA87" w14:textId="4C59E4E2" w:rsidR="00B53037" w:rsidRDefault="00B53037" w:rsidP="00B53037">
            <w:pPr>
              <w:widowControl w:val="0"/>
              <w:spacing w:line="240" w:lineRule="auto"/>
            </w:pPr>
            <w:r>
              <w:t xml:space="preserve">The layout </w:t>
            </w:r>
            <w:r w:rsidR="009F2D95">
              <w:t>Building One</w:t>
            </w:r>
            <w:r>
              <w:t xml:space="preserve"> is loaded to the user.</w:t>
            </w:r>
          </w:p>
          <w:p w14:paraId="1D9CFC77" w14:textId="77777777" w:rsidR="00B53037" w:rsidRDefault="00B53037" w:rsidP="00B53037">
            <w:pPr>
              <w:widowControl w:val="0"/>
              <w:spacing w:line="240" w:lineRule="auto"/>
            </w:pPr>
          </w:p>
          <w:p w14:paraId="2A8E1887" w14:textId="39C58705" w:rsidR="00B53037" w:rsidRDefault="009F2D95" w:rsidP="00B53037">
            <w:pPr>
              <w:widowControl w:val="0"/>
              <w:spacing w:line="240" w:lineRule="auto"/>
            </w:pPr>
            <w:r>
              <w:t>John PC is loaded on the map</w:t>
            </w:r>
            <w:r w:rsidR="00B53037">
              <w:t xml:space="preserve"> </w:t>
            </w:r>
          </w:p>
        </w:tc>
        <w:tc>
          <w:tcPr>
            <w:tcW w:w="1920" w:type="dxa"/>
            <w:tcMar>
              <w:top w:w="100" w:type="dxa"/>
              <w:left w:w="100" w:type="dxa"/>
              <w:bottom w:w="100" w:type="dxa"/>
              <w:right w:w="100" w:type="dxa"/>
            </w:tcMar>
          </w:tcPr>
          <w:p w14:paraId="208898F6" w14:textId="77777777" w:rsidR="00B53037" w:rsidRDefault="00B53037" w:rsidP="00B53037">
            <w:pPr>
              <w:widowControl w:val="0"/>
              <w:spacing w:line="240" w:lineRule="auto"/>
            </w:pPr>
          </w:p>
          <w:p w14:paraId="3360CB3E" w14:textId="77777777" w:rsidR="00B53037" w:rsidRDefault="00B53037" w:rsidP="00B53037">
            <w:pPr>
              <w:widowControl w:val="0"/>
              <w:spacing w:line="240" w:lineRule="auto"/>
            </w:pPr>
          </w:p>
          <w:p w14:paraId="1C567E36" w14:textId="4A37DF52" w:rsidR="009F2D95" w:rsidRDefault="009F2D95" w:rsidP="009F2D95">
            <w:pPr>
              <w:widowControl w:val="0"/>
              <w:spacing w:line="240" w:lineRule="auto"/>
            </w:pPr>
            <w:r>
              <w:t>T</w:t>
            </w:r>
            <w:r>
              <w:t>he layout Building One is loaded to the user.</w:t>
            </w:r>
          </w:p>
          <w:p w14:paraId="3D348EEC" w14:textId="77777777" w:rsidR="009F2D95" w:rsidRDefault="009F2D95" w:rsidP="009F2D95">
            <w:pPr>
              <w:widowControl w:val="0"/>
              <w:spacing w:line="240" w:lineRule="auto"/>
            </w:pPr>
          </w:p>
          <w:p w14:paraId="284FCED5" w14:textId="245BBB25" w:rsidR="00B53037" w:rsidRDefault="009F2D95" w:rsidP="009F2D95">
            <w:pPr>
              <w:widowControl w:val="0"/>
              <w:spacing w:line="240" w:lineRule="auto"/>
            </w:pPr>
            <w:r>
              <w:t xml:space="preserve">John PC is loaded on the map </w:t>
            </w:r>
          </w:p>
        </w:tc>
      </w:tr>
      <w:tr w:rsidR="00B53037" w14:paraId="0BCD1E8D" w14:textId="77777777" w:rsidTr="003C0E62">
        <w:tc>
          <w:tcPr>
            <w:tcW w:w="2980" w:type="dxa"/>
            <w:tcMar>
              <w:top w:w="100" w:type="dxa"/>
              <w:left w:w="100" w:type="dxa"/>
              <w:bottom w:w="100" w:type="dxa"/>
              <w:right w:w="100" w:type="dxa"/>
            </w:tcMar>
          </w:tcPr>
          <w:p w14:paraId="6084057A" w14:textId="0645D4BE" w:rsidR="00B53037" w:rsidRDefault="00B53037" w:rsidP="00B53037">
            <w:pPr>
              <w:pStyle w:val="ListParagraph"/>
              <w:widowControl w:val="0"/>
              <w:numPr>
                <w:ilvl w:val="0"/>
                <w:numId w:val="10"/>
              </w:numPr>
              <w:spacing w:line="240" w:lineRule="auto"/>
            </w:pPr>
            <w:r>
              <w:t xml:space="preserve"> testEditMode</w:t>
            </w:r>
          </w:p>
        </w:tc>
        <w:tc>
          <w:tcPr>
            <w:tcW w:w="2610" w:type="dxa"/>
            <w:tcMar>
              <w:top w:w="100" w:type="dxa"/>
              <w:left w:w="100" w:type="dxa"/>
              <w:bottom w:w="100" w:type="dxa"/>
              <w:right w:w="100" w:type="dxa"/>
            </w:tcMar>
          </w:tcPr>
          <w:p w14:paraId="43D2F149" w14:textId="77777777" w:rsidR="00B53037" w:rsidRDefault="00B53037" w:rsidP="00B53037">
            <w:pPr>
              <w:widowControl w:val="0"/>
              <w:spacing w:line="240" w:lineRule="auto"/>
            </w:pPr>
            <w:r>
              <w:t xml:space="preserve">Precondition: </w:t>
            </w:r>
          </w:p>
          <w:p w14:paraId="0E7F60CE" w14:textId="77777777" w:rsidR="00B53037" w:rsidRDefault="00B53037" w:rsidP="00B53037">
            <w:pPr>
              <w:widowControl w:val="0"/>
              <w:spacing w:line="240" w:lineRule="auto"/>
            </w:pPr>
            <w:r>
              <w:t>(none)</w:t>
            </w:r>
          </w:p>
          <w:p w14:paraId="47B165CC" w14:textId="77777777" w:rsidR="00B53037" w:rsidRDefault="00B53037" w:rsidP="00B53037">
            <w:pPr>
              <w:widowControl w:val="0"/>
              <w:spacing w:line="240" w:lineRule="auto"/>
            </w:pPr>
            <w:r>
              <w:t xml:space="preserve">Steps: </w:t>
            </w:r>
          </w:p>
          <w:p w14:paraId="1262355C" w14:textId="77777777" w:rsidR="00B53037" w:rsidRDefault="00B53037" w:rsidP="00B53037">
            <w:pPr>
              <w:widowControl w:val="0"/>
              <w:spacing w:line="240" w:lineRule="auto"/>
            </w:pPr>
            <w:r>
              <w:t xml:space="preserve">1. Click on the pencil icon to enter “Edit </w:t>
            </w:r>
            <w:r>
              <w:lastRenderedPageBreak/>
              <w:t>Mode”.</w:t>
            </w:r>
          </w:p>
          <w:p w14:paraId="7B9B2E54" w14:textId="77777777" w:rsidR="00B53037" w:rsidRDefault="00B53037" w:rsidP="00B53037">
            <w:pPr>
              <w:widowControl w:val="0"/>
              <w:spacing w:line="240" w:lineRule="auto"/>
            </w:pPr>
          </w:p>
        </w:tc>
        <w:tc>
          <w:tcPr>
            <w:tcW w:w="1850" w:type="dxa"/>
            <w:tcMar>
              <w:top w:w="100" w:type="dxa"/>
              <w:left w:w="100" w:type="dxa"/>
              <w:bottom w:w="100" w:type="dxa"/>
              <w:right w:w="100" w:type="dxa"/>
            </w:tcMar>
          </w:tcPr>
          <w:p w14:paraId="57BFB869" w14:textId="77777777" w:rsidR="00B53037" w:rsidRDefault="00B53037" w:rsidP="00B53037">
            <w:pPr>
              <w:widowControl w:val="0"/>
              <w:spacing w:line="240" w:lineRule="auto"/>
            </w:pPr>
          </w:p>
          <w:p w14:paraId="674E1BF3" w14:textId="77777777" w:rsidR="009F2D95" w:rsidRDefault="009F2D95" w:rsidP="00B53037">
            <w:pPr>
              <w:widowControl w:val="0"/>
              <w:spacing w:line="240" w:lineRule="auto"/>
            </w:pPr>
          </w:p>
          <w:p w14:paraId="3B5B9B32" w14:textId="77777777" w:rsidR="009F2D95" w:rsidRDefault="009F2D95" w:rsidP="00B53037">
            <w:pPr>
              <w:widowControl w:val="0"/>
              <w:spacing w:line="240" w:lineRule="auto"/>
            </w:pPr>
          </w:p>
          <w:p w14:paraId="30CCB779" w14:textId="6A27B5A5" w:rsidR="009F2D95" w:rsidRDefault="009F2D95" w:rsidP="00B53037">
            <w:pPr>
              <w:widowControl w:val="0"/>
              <w:spacing w:line="240" w:lineRule="auto"/>
            </w:pPr>
            <w:r>
              <w:t xml:space="preserve">An alert should appear which </w:t>
            </w:r>
            <w:r>
              <w:lastRenderedPageBreak/>
              <w:t>states the user is now in edit mode and the name of the building</w:t>
            </w:r>
          </w:p>
        </w:tc>
        <w:tc>
          <w:tcPr>
            <w:tcW w:w="1920" w:type="dxa"/>
            <w:tcMar>
              <w:top w:w="100" w:type="dxa"/>
              <w:left w:w="100" w:type="dxa"/>
              <w:bottom w:w="100" w:type="dxa"/>
              <w:right w:w="100" w:type="dxa"/>
            </w:tcMar>
          </w:tcPr>
          <w:p w14:paraId="24E28156" w14:textId="77777777" w:rsidR="00B53037" w:rsidRDefault="00B53037" w:rsidP="00B53037">
            <w:pPr>
              <w:widowControl w:val="0"/>
              <w:spacing w:line="240" w:lineRule="auto"/>
            </w:pPr>
          </w:p>
          <w:p w14:paraId="2E462A49" w14:textId="77777777" w:rsidR="00B53037" w:rsidRDefault="00B53037" w:rsidP="00B53037">
            <w:pPr>
              <w:widowControl w:val="0"/>
              <w:spacing w:line="240" w:lineRule="auto"/>
            </w:pPr>
          </w:p>
          <w:p w14:paraId="54D0ECAA" w14:textId="77777777" w:rsidR="00B53037" w:rsidRDefault="00B53037" w:rsidP="00B53037">
            <w:pPr>
              <w:widowControl w:val="0"/>
              <w:spacing w:line="240" w:lineRule="auto"/>
            </w:pPr>
          </w:p>
          <w:p w14:paraId="6E140DCC" w14:textId="041A6399" w:rsidR="00B53037" w:rsidRDefault="009F2D95" w:rsidP="00B53037">
            <w:pPr>
              <w:widowControl w:val="0"/>
              <w:spacing w:line="240" w:lineRule="auto"/>
            </w:pPr>
            <w:r>
              <w:t xml:space="preserve">An alert is shown atop of the main </w:t>
            </w:r>
            <w:r>
              <w:lastRenderedPageBreak/>
              <w:t xml:space="preserve">screen which states Now Editing: Building One – Floor 1. </w:t>
            </w:r>
          </w:p>
          <w:p w14:paraId="38A778AC" w14:textId="77777777" w:rsidR="00B53037" w:rsidRDefault="00B53037" w:rsidP="00B53037">
            <w:pPr>
              <w:widowControl w:val="0"/>
              <w:spacing w:line="240" w:lineRule="auto"/>
            </w:pPr>
          </w:p>
        </w:tc>
      </w:tr>
      <w:tr w:rsidR="00B53037" w14:paraId="0E859440" w14:textId="77777777" w:rsidTr="003C0E62">
        <w:tc>
          <w:tcPr>
            <w:tcW w:w="2980" w:type="dxa"/>
            <w:tcMar>
              <w:top w:w="100" w:type="dxa"/>
              <w:left w:w="100" w:type="dxa"/>
              <w:bottom w:w="100" w:type="dxa"/>
              <w:right w:w="100" w:type="dxa"/>
            </w:tcMar>
          </w:tcPr>
          <w:p w14:paraId="2E08BE8C" w14:textId="5F7E6525" w:rsidR="00B53037" w:rsidRDefault="00B53037" w:rsidP="00B53037">
            <w:pPr>
              <w:pStyle w:val="ListParagraph"/>
              <w:widowControl w:val="0"/>
              <w:numPr>
                <w:ilvl w:val="0"/>
                <w:numId w:val="10"/>
              </w:numPr>
              <w:spacing w:line="240" w:lineRule="auto"/>
            </w:pPr>
            <w:r>
              <w:lastRenderedPageBreak/>
              <w:t xml:space="preserve"> testViewMode</w:t>
            </w:r>
          </w:p>
        </w:tc>
        <w:tc>
          <w:tcPr>
            <w:tcW w:w="2610" w:type="dxa"/>
            <w:tcMar>
              <w:top w:w="100" w:type="dxa"/>
              <w:left w:w="100" w:type="dxa"/>
              <w:bottom w:w="100" w:type="dxa"/>
              <w:right w:w="100" w:type="dxa"/>
            </w:tcMar>
          </w:tcPr>
          <w:p w14:paraId="1104C0AD" w14:textId="77777777" w:rsidR="00B53037" w:rsidRDefault="00B53037" w:rsidP="00B53037">
            <w:pPr>
              <w:widowControl w:val="0"/>
              <w:spacing w:line="240" w:lineRule="auto"/>
            </w:pPr>
            <w:r>
              <w:t xml:space="preserve">Precondition: </w:t>
            </w:r>
          </w:p>
          <w:p w14:paraId="7E605CF3" w14:textId="77777777" w:rsidR="00B53037" w:rsidRDefault="00B53037" w:rsidP="00B53037">
            <w:pPr>
              <w:widowControl w:val="0"/>
              <w:spacing w:line="240" w:lineRule="auto"/>
            </w:pPr>
            <w:r>
              <w:t>(none)</w:t>
            </w:r>
          </w:p>
          <w:p w14:paraId="51DAC7A5" w14:textId="77777777" w:rsidR="00B53037" w:rsidRDefault="00B53037" w:rsidP="00B53037">
            <w:pPr>
              <w:widowControl w:val="0"/>
              <w:spacing w:line="240" w:lineRule="auto"/>
            </w:pPr>
            <w:r>
              <w:t xml:space="preserve">Steps: </w:t>
            </w:r>
          </w:p>
          <w:p w14:paraId="2082DED2" w14:textId="69029846" w:rsidR="00B53037" w:rsidRDefault="00B53037" w:rsidP="00B53037">
            <w:pPr>
              <w:widowControl w:val="0"/>
              <w:spacing w:line="240" w:lineRule="auto"/>
            </w:pPr>
            <w:r>
              <w:t>1. Click on the eye icon to enter “View Mode”.</w:t>
            </w:r>
          </w:p>
        </w:tc>
        <w:tc>
          <w:tcPr>
            <w:tcW w:w="1850" w:type="dxa"/>
            <w:tcMar>
              <w:top w:w="100" w:type="dxa"/>
              <w:left w:w="100" w:type="dxa"/>
              <w:bottom w:w="100" w:type="dxa"/>
              <w:right w:w="100" w:type="dxa"/>
            </w:tcMar>
          </w:tcPr>
          <w:p w14:paraId="00B68EA9" w14:textId="77777777" w:rsidR="00B53037" w:rsidRDefault="00B53037" w:rsidP="00B53037">
            <w:pPr>
              <w:widowControl w:val="0"/>
              <w:spacing w:line="240" w:lineRule="auto"/>
            </w:pPr>
          </w:p>
          <w:p w14:paraId="768B9BBE" w14:textId="77777777" w:rsidR="00B53037" w:rsidRDefault="00B53037" w:rsidP="00B53037">
            <w:pPr>
              <w:widowControl w:val="0"/>
              <w:spacing w:line="240" w:lineRule="auto"/>
            </w:pPr>
          </w:p>
          <w:p w14:paraId="64E2CA9F" w14:textId="77777777" w:rsidR="00B53037" w:rsidRDefault="00B53037" w:rsidP="00B53037">
            <w:pPr>
              <w:widowControl w:val="0"/>
              <w:spacing w:line="240" w:lineRule="auto"/>
            </w:pPr>
          </w:p>
          <w:p w14:paraId="57AAEF96" w14:textId="108FD85B" w:rsidR="00B53037" w:rsidRDefault="00B53037" w:rsidP="009F2D95">
            <w:pPr>
              <w:widowControl w:val="0"/>
              <w:spacing w:line="240" w:lineRule="auto"/>
            </w:pPr>
            <w:r>
              <w:t xml:space="preserve">You should now get a pop up window that says </w:t>
            </w:r>
            <w:r w:rsidR="009F2D95">
              <w:t>“Now Viewing”</w:t>
            </w:r>
          </w:p>
        </w:tc>
        <w:tc>
          <w:tcPr>
            <w:tcW w:w="1920" w:type="dxa"/>
            <w:tcMar>
              <w:top w:w="100" w:type="dxa"/>
              <w:left w:w="100" w:type="dxa"/>
              <w:bottom w:w="100" w:type="dxa"/>
              <w:right w:w="100" w:type="dxa"/>
            </w:tcMar>
          </w:tcPr>
          <w:p w14:paraId="66143C88" w14:textId="77777777" w:rsidR="00B53037" w:rsidRDefault="00B53037" w:rsidP="00B53037">
            <w:pPr>
              <w:widowControl w:val="0"/>
              <w:spacing w:line="240" w:lineRule="auto"/>
            </w:pPr>
          </w:p>
          <w:p w14:paraId="31631C4D" w14:textId="77777777" w:rsidR="00B53037" w:rsidRDefault="00B53037" w:rsidP="00B53037">
            <w:pPr>
              <w:widowControl w:val="0"/>
              <w:spacing w:line="240" w:lineRule="auto"/>
            </w:pPr>
          </w:p>
          <w:p w14:paraId="42418938" w14:textId="77777777" w:rsidR="00B53037" w:rsidRDefault="00B53037" w:rsidP="00B53037">
            <w:pPr>
              <w:widowControl w:val="0"/>
              <w:spacing w:line="240" w:lineRule="auto"/>
            </w:pPr>
          </w:p>
          <w:p w14:paraId="5F6AF76A" w14:textId="3D93A342" w:rsidR="009F2D95" w:rsidRDefault="009F2D95" w:rsidP="009F2D95">
            <w:pPr>
              <w:widowControl w:val="0"/>
              <w:spacing w:line="240" w:lineRule="auto"/>
            </w:pPr>
            <w:r>
              <w:t xml:space="preserve">An alert is shown atop of the main screen which states </w:t>
            </w:r>
            <w:r>
              <w:t>Now Viewing</w:t>
            </w:r>
            <w:r>
              <w:t xml:space="preserve">: Building One – Floor 1. </w:t>
            </w:r>
          </w:p>
          <w:p w14:paraId="53B62A67" w14:textId="77777777" w:rsidR="00B53037" w:rsidRDefault="00B53037" w:rsidP="00B53037">
            <w:pPr>
              <w:widowControl w:val="0"/>
              <w:spacing w:line="240" w:lineRule="auto"/>
            </w:pPr>
          </w:p>
        </w:tc>
      </w:tr>
    </w:tbl>
    <w:p w14:paraId="5719C650" w14:textId="77777777" w:rsidR="00672A7F" w:rsidRDefault="00672A7F"/>
    <w:p w14:paraId="12D9C2A8" w14:textId="77777777" w:rsidR="00672A7F" w:rsidRDefault="00672A7F"/>
    <w:p w14:paraId="470D6778" w14:textId="77777777" w:rsidR="00672A7F" w:rsidRPr="00144D7D" w:rsidRDefault="00D73683">
      <w:pPr>
        <w:rPr>
          <w:sz w:val="36"/>
          <w:szCs w:val="36"/>
        </w:rPr>
      </w:pPr>
      <w:r w:rsidRPr="00144D7D">
        <w:rPr>
          <w:b/>
          <w:sz w:val="36"/>
          <w:szCs w:val="36"/>
        </w:rPr>
        <w:t>Unit Test Suite</w:t>
      </w:r>
    </w:p>
    <w:p w14:paraId="68474886" w14:textId="77777777" w:rsidR="00672A7F" w:rsidRDefault="00672A7F"/>
    <w:p w14:paraId="11B62608" w14:textId="793615EC" w:rsidR="00672A7F" w:rsidRDefault="00D73683">
      <w:r>
        <w:t xml:space="preserve">We </w:t>
      </w:r>
      <w:r w:rsidR="00C23D00">
        <w:t xml:space="preserve">have been able to </w:t>
      </w:r>
      <w:r>
        <w:t xml:space="preserve">achieve more than 80% of code coverage </w:t>
      </w:r>
      <w:r w:rsidR="00554AA3">
        <w:t xml:space="preserve">on our backend </w:t>
      </w:r>
      <w:r>
        <w:t>using JUnit</w:t>
      </w:r>
      <w:r w:rsidR="00554AA3">
        <w:t xml:space="preserve">. </w:t>
      </w:r>
      <w:r w:rsidR="00637449">
        <w:t xml:space="preserve">Test </w:t>
      </w:r>
      <w:r w:rsidR="005761BA">
        <w:t>results are displayed in Figure</w:t>
      </w:r>
      <w:r w:rsidR="00637449">
        <w:t xml:space="preserve"> </w:t>
      </w:r>
      <w:r w:rsidR="005761BA">
        <w:t>11.</w:t>
      </w:r>
    </w:p>
    <w:p w14:paraId="2F866833" w14:textId="1F66E20C" w:rsidR="00637449" w:rsidRDefault="00637449"/>
    <w:p w14:paraId="68A576F8" w14:textId="228C2D01" w:rsidR="00637449" w:rsidRDefault="001C133E" w:rsidP="00637449">
      <w:pPr>
        <w:keepNext/>
        <w:jc w:val="center"/>
      </w:pPr>
      <w:r w:rsidRPr="001C133E">
        <w:rPr>
          <w:noProof/>
        </w:rPr>
        <w:drawing>
          <wp:inline distT="0" distB="0" distL="0" distR="0" wp14:anchorId="60186FF6" wp14:editId="725FAAEE">
            <wp:extent cx="5943600" cy="3405943"/>
            <wp:effectExtent l="0" t="0" r="0" b="4445"/>
            <wp:docPr id="34" name="Picture 34" descr="C:\Users\Cameron\Downloads\CodeCover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eron\Downloads\CodeCoverage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05943"/>
                    </a:xfrm>
                    <a:prstGeom prst="rect">
                      <a:avLst/>
                    </a:prstGeom>
                    <a:noFill/>
                    <a:ln>
                      <a:noFill/>
                    </a:ln>
                  </pic:spPr>
                </pic:pic>
              </a:graphicData>
            </a:graphic>
          </wp:inline>
        </w:drawing>
      </w:r>
    </w:p>
    <w:p w14:paraId="13DDC339" w14:textId="44BB3B93" w:rsidR="00672A7F" w:rsidRDefault="00637449" w:rsidP="00294CEE">
      <w:pPr>
        <w:pStyle w:val="Caption"/>
        <w:jc w:val="center"/>
      </w:pPr>
      <w:r>
        <w:t xml:space="preserve">Figure </w:t>
      </w:r>
      <w:r w:rsidR="00554AA3">
        <w:t>11</w:t>
      </w:r>
      <w:r>
        <w:t xml:space="preserve"> JUnit Test Results</w:t>
      </w:r>
    </w:p>
    <w:p w14:paraId="3D970BAB" w14:textId="19E7837C" w:rsidR="005D178F" w:rsidRDefault="005D178F" w:rsidP="005D178F">
      <w:pPr>
        <w:pStyle w:val="Heading1"/>
        <w:rPr>
          <w:b/>
        </w:rPr>
      </w:pPr>
      <w:bookmarkStart w:id="38" w:name="_Toc444632342"/>
      <w:bookmarkStart w:id="39" w:name="_Toc449949278"/>
      <w:r>
        <w:rPr>
          <w:b/>
        </w:rPr>
        <w:lastRenderedPageBreak/>
        <w:t>Suggestions for Future Teams</w:t>
      </w:r>
      <w:bookmarkEnd w:id="38"/>
      <w:bookmarkEnd w:id="39"/>
    </w:p>
    <w:p w14:paraId="2BF8348D" w14:textId="69172E32" w:rsidR="00B22371" w:rsidRPr="0034064D" w:rsidRDefault="00B22371" w:rsidP="00B22371">
      <w:r>
        <w:rPr>
          <w:i/>
        </w:rPr>
        <w:t>Author: Balaji Sundaram</w:t>
      </w:r>
    </w:p>
    <w:p w14:paraId="61ABEF8E" w14:textId="77777777" w:rsidR="00B22371" w:rsidRPr="00B22371" w:rsidRDefault="00B22371" w:rsidP="00B22371"/>
    <w:p w14:paraId="08219AC1" w14:textId="4E4F04FF" w:rsidR="00F23A7E" w:rsidRPr="00F23A7E" w:rsidRDefault="145F489E" w:rsidP="00F23A7E">
      <w:r>
        <w:t>Leaflet is a powerful JavaScript library with plenty of documentation online. Reading through the documentation and looking at examples would help get a grip on the library and its functionalities.</w:t>
      </w:r>
      <w:r w:rsidR="00F23A7E">
        <w:t xml:space="preserve"> The Leaflet d</w:t>
      </w:r>
      <w:r w:rsidR="00F23A7E" w:rsidRPr="00F23A7E">
        <w:t xml:space="preserve">ocumentation can be found here </w:t>
      </w:r>
      <w:hyperlink r:id="rId28">
        <w:r w:rsidR="00F23A7E" w:rsidRPr="00F23A7E">
          <w:rPr>
            <w:rStyle w:val="Hyperlink"/>
          </w:rPr>
          <w:t>http://leafletjs.com/reference.html</w:t>
        </w:r>
      </w:hyperlink>
    </w:p>
    <w:p w14:paraId="221AEB4B" w14:textId="43EB6CDD" w:rsidR="00003331" w:rsidRDefault="00003331"/>
    <w:p w14:paraId="198E93C5" w14:textId="29681DE2" w:rsidR="00672A7F" w:rsidRDefault="145F489E">
      <w:r>
        <w:t xml:space="preserve">The Spring </w:t>
      </w:r>
      <w:r w:rsidR="00B216B0">
        <w:t>F</w:t>
      </w:r>
      <w:r>
        <w:t>ramework also has good documentation and many examples to refer to. Looking at the</w:t>
      </w:r>
      <w:r w:rsidR="00985A9C">
        <w:t>se</w:t>
      </w:r>
      <w:r>
        <w:t xml:space="preserve"> examples would help understand how RESTful services work.</w:t>
      </w:r>
      <w:r w:rsidR="00977C0C">
        <w:t xml:space="preserve"> Our backend is built </w:t>
      </w:r>
      <w:r w:rsidR="00474C87">
        <w:t>based on a simple REST service example documented in the Spring Tools Suite documentation.</w:t>
      </w:r>
      <w:r w:rsidR="00611B5C">
        <w:t xml:space="preserve"> It implements many tools which helped us build this project</w:t>
      </w:r>
    </w:p>
    <w:p w14:paraId="59A5F359" w14:textId="5FE53F82" w:rsidR="00672A7F" w:rsidRDefault="00672A7F"/>
    <w:p w14:paraId="7E060F0B" w14:textId="5D013D3E" w:rsidR="00B678BC" w:rsidRDefault="00B678BC" w:rsidP="00B678BC">
      <w:pPr>
        <w:pStyle w:val="Heading1"/>
        <w:rPr>
          <w:b/>
        </w:rPr>
      </w:pPr>
      <w:bookmarkStart w:id="40" w:name="_Toc444632344"/>
      <w:bookmarkStart w:id="41" w:name="_Toc449949280"/>
      <w:r>
        <w:rPr>
          <w:b/>
        </w:rPr>
        <w:t>Developer’s Guide</w:t>
      </w:r>
      <w:bookmarkEnd w:id="40"/>
      <w:bookmarkEnd w:id="41"/>
    </w:p>
    <w:p w14:paraId="27AE8DB5" w14:textId="2A31CB4E" w:rsidR="00B678BC" w:rsidRDefault="00B678BC" w:rsidP="00B678BC">
      <w:pPr>
        <w:rPr>
          <w:i/>
        </w:rPr>
      </w:pPr>
      <w:r>
        <w:rPr>
          <w:i/>
        </w:rPr>
        <w:t>Author: Cameron Lanier</w:t>
      </w:r>
    </w:p>
    <w:p w14:paraId="69DF4CD2" w14:textId="2A31CB4E" w:rsidR="00672A7F" w:rsidRDefault="00672A7F" w:rsidP="00B678BC"/>
    <w:p w14:paraId="4B6871A5" w14:textId="6F424C72" w:rsidR="00DF78C3" w:rsidRDefault="00DF78C3" w:rsidP="00B678BC">
      <w:r>
        <w:t xml:space="preserve">The ability to extend or modify the project </w:t>
      </w:r>
      <w:r w:rsidR="00532B7C">
        <w:t xml:space="preserve">later </w:t>
      </w:r>
      <w:r>
        <w:t xml:space="preserve">was kept in mind </w:t>
      </w:r>
      <w:r w:rsidR="00532B7C">
        <w:t>during</w:t>
      </w:r>
      <w:r>
        <w:t xml:space="preserve"> development. </w:t>
      </w:r>
      <w:r w:rsidR="00742FD9">
        <w:t>We did not cho</w:t>
      </w:r>
      <w:r w:rsidR="000E53A8">
        <w:t>o</w:t>
      </w:r>
      <w:r w:rsidR="00742FD9">
        <w:t xml:space="preserve">se to use a specific framework </w:t>
      </w:r>
      <w:r w:rsidR="009A21F8">
        <w:t xml:space="preserve">for the </w:t>
      </w:r>
      <w:r w:rsidR="009E61E3">
        <w:t xml:space="preserve">frontend </w:t>
      </w:r>
      <w:r w:rsidR="00742FD9">
        <w:t xml:space="preserve">for this reason, </w:t>
      </w:r>
      <w:r w:rsidR="000E53A8">
        <w:t xml:space="preserve">since </w:t>
      </w:r>
      <w:r w:rsidR="00742FD9">
        <w:t>we are able to fully customize the majority of the code.</w:t>
      </w:r>
      <w:r w:rsidR="00587900">
        <w:t xml:space="preserve"> </w:t>
      </w:r>
      <w:r w:rsidR="009E61E3">
        <w:t>F</w:t>
      </w:r>
      <w:r w:rsidR="00BF49B2">
        <w:t xml:space="preserve">or the </w:t>
      </w:r>
      <w:r w:rsidR="009E61E3">
        <w:t xml:space="preserve">backend, </w:t>
      </w:r>
      <w:r w:rsidR="00BF49B2">
        <w:t xml:space="preserve">we chose </w:t>
      </w:r>
      <w:r w:rsidR="009E61E3">
        <w:t xml:space="preserve">the </w:t>
      </w:r>
      <w:r w:rsidR="00BF49B2">
        <w:t>Spring</w:t>
      </w:r>
      <w:r w:rsidR="00D15CB3">
        <w:t xml:space="preserve"> Framework </w:t>
      </w:r>
      <w:r w:rsidR="00BF49B2">
        <w:t>for helping us create the R</w:t>
      </w:r>
      <w:r w:rsidR="00D15CB3">
        <w:t>EST</w:t>
      </w:r>
      <w:r w:rsidR="00BF49B2">
        <w:t xml:space="preserve"> API</w:t>
      </w:r>
      <w:r w:rsidR="009D395C">
        <w:t>.</w:t>
      </w:r>
    </w:p>
    <w:p w14:paraId="0FFEAEA9" w14:textId="2A31CB4E" w:rsidR="00DF78C3" w:rsidRDefault="00DF78C3" w:rsidP="00B678BC"/>
    <w:p w14:paraId="2AE9AD6B" w14:textId="2A31CB4E" w:rsidR="00DF78C3" w:rsidRDefault="00DF78C3" w:rsidP="00DF78C3">
      <w:pPr>
        <w:pStyle w:val="Heading2"/>
      </w:pPr>
      <w:bookmarkStart w:id="42" w:name="_Toc444632345"/>
      <w:bookmarkStart w:id="43" w:name="_Toc449949281"/>
      <w:r>
        <w:t>1. Front End Web Application</w:t>
      </w:r>
      <w:bookmarkEnd w:id="42"/>
      <w:bookmarkEnd w:id="43"/>
    </w:p>
    <w:p w14:paraId="6B6544AB" w14:textId="46B155B1" w:rsidR="0093079F" w:rsidRDefault="00DF78C3" w:rsidP="00DF78C3">
      <w:r>
        <w:t xml:space="preserve">The code is well documented, </w:t>
      </w:r>
      <w:r w:rsidR="004E5D77">
        <w:t>and should be relatively easy to read. JavaScript files are broken down by functionality.</w:t>
      </w:r>
    </w:p>
    <w:p w14:paraId="59369792" w14:textId="5D211390" w:rsidR="0093079F" w:rsidRDefault="0093079F" w:rsidP="00DF78C3"/>
    <w:p w14:paraId="71943672" w14:textId="0DF36D09" w:rsidR="0093079F" w:rsidRDefault="0093079F" w:rsidP="009D1288">
      <w:pPr>
        <w:rPr>
          <w:rFonts w:ascii="Consolas,Courier New,Times New" w:eastAsia="Consolas,Courier New,Times New" w:hAnsi="Consolas,Courier New,Times New" w:cs="Consolas,Courier New,Times New"/>
          <w:color w:val="333333"/>
          <w:sz w:val="20"/>
          <w:szCs w:val="20"/>
          <w:bdr w:val="none" w:sz="0" w:space="0" w:color="auto" w:frame="1"/>
        </w:rPr>
      </w:pPr>
      <w:r>
        <w:t>Below is the Project Directory for the Web Application</w:t>
      </w:r>
    </w:p>
    <w:p w14:paraId="6B6606FD" w14:textId="0FEC1CB1" w:rsidR="009D1288" w:rsidRDefault="009D1288" w:rsidP="009D1288">
      <w:pPr>
        <w:jc w:val="center"/>
      </w:pPr>
      <w:r>
        <w:rPr>
          <w:noProof/>
        </w:rPr>
        <w:lastRenderedPageBreak/>
        <w:drawing>
          <wp:inline distT="0" distB="0" distL="0" distR="0" wp14:anchorId="70156F97" wp14:editId="0166E407">
            <wp:extent cx="1738038" cy="4886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4633" cy="4904867"/>
                    </a:xfrm>
                    <a:prstGeom prst="rect">
                      <a:avLst/>
                    </a:prstGeom>
                  </pic:spPr>
                </pic:pic>
              </a:graphicData>
            </a:graphic>
          </wp:inline>
        </w:drawing>
      </w:r>
    </w:p>
    <w:p w14:paraId="04348D8A" w14:textId="7355BB72" w:rsidR="009D1288" w:rsidRDefault="009D1288" w:rsidP="009D1288">
      <w:pPr>
        <w:pStyle w:val="Caption"/>
        <w:jc w:val="center"/>
      </w:pPr>
      <w:r>
        <w:t xml:space="preserve">Figure </w:t>
      </w:r>
      <w:r w:rsidR="00122FDB">
        <w:t>1</w:t>
      </w:r>
      <w:r>
        <w:t xml:space="preserve"> Web Application Framework</w:t>
      </w:r>
    </w:p>
    <w:p w14:paraId="749F8D4A" w14:textId="76DF2D3C" w:rsidR="009D1288" w:rsidRDefault="009D1288" w:rsidP="009D1288">
      <w:pPr>
        <w:jc w:val="center"/>
      </w:pPr>
    </w:p>
    <w:p w14:paraId="2C551A7D" w14:textId="6971328F" w:rsidR="002547E1" w:rsidRDefault="00742FD9" w:rsidP="00DF78C3">
      <w:r>
        <w:t>When adding new JavaScript files, remember to add the scripts to the test-page.html at the bottom to ensure they are linked to the application, since we do not have a framework responsible for this.</w:t>
      </w:r>
    </w:p>
    <w:p w14:paraId="251C9A1E" w14:textId="5ABEA7EE" w:rsidR="00742FD9" w:rsidRDefault="00742FD9" w:rsidP="00DF78C3"/>
    <w:p w14:paraId="37406B9D" w14:textId="57B7898A" w:rsidR="002547E1" w:rsidRDefault="00742FD9" w:rsidP="00DF78C3">
      <w:r>
        <w:t>If new icons are preferred, they can be added in the icons folder, then the path name can be changed within the web application, to generate that type of icon.</w:t>
      </w:r>
      <w:r w:rsidR="00D456F1">
        <w:t xml:space="preserve"> The actual icons </w:t>
      </w:r>
      <w:r w:rsidR="0080779E">
        <w:t>should be at least 50px by 50</w:t>
      </w:r>
      <w:r w:rsidR="00A95464">
        <w:t>px to ensure that there is not any pixilation, due to that being the basic size of the icons on the map.</w:t>
      </w:r>
      <w:r w:rsidR="004E5D77">
        <w:t xml:space="preserve"> </w:t>
      </w:r>
      <w:r w:rsidR="00DD7766">
        <w:t>They can be added by</w:t>
      </w:r>
      <w:r w:rsidR="00596506">
        <w:t xml:space="preserve"> emulating the function for </w:t>
      </w:r>
      <w:r w:rsidR="008B341D">
        <w:t xml:space="preserve">createSwitchIcon and then </w:t>
      </w:r>
      <w:r w:rsidR="00366710">
        <w:t>altering the file path within the web application.</w:t>
      </w:r>
      <w:r w:rsidR="008B3C90">
        <w:t xml:space="preserve"> This method is located in the </w:t>
      </w:r>
      <w:r w:rsidR="008C2C66">
        <w:t>deviceToolbar.js file.</w:t>
      </w:r>
      <w:r w:rsidR="00366710">
        <w:t xml:space="preserve"> The addition needs to also occur throughout the code where icons are generated, such as in the methods</w:t>
      </w:r>
      <w:r w:rsidR="006D28C2">
        <w:t xml:space="preserve"> loadLayout</w:t>
      </w:r>
      <w:r w:rsidR="003034DD">
        <w:t xml:space="preserve">. The newly added icon should be added to the </w:t>
      </w:r>
      <w:r w:rsidR="00E42F73">
        <w:t xml:space="preserve">case statement. In the backend one must remember to ensure that the first parameter in the devicesInfo.txt </w:t>
      </w:r>
      <w:r w:rsidR="007F68F1">
        <w:t>is in fact the name of the type of icon</w:t>
      </w:r>
      <w:r w:rsidR="008B3C90">
        <w:t xml:space="preserve"> or else the device will not be created with the correct icon.</w:t>
      </w:r>
      <w:r w:rsidR="00D456F1">
        <w:t xml:space="preserve"> </w:t>
      </w:r>
    </w:p>
    <w:p w14:paraId="5DE9189A" w14:textId="77777777" w:rsidR="002547E1" w:rsidRDefault="002547E1" w:rsidP="00DF78C3"/>
    <w:p w14:paraId="7D0B5D45" w14:textId="6E645332" w:rsidR="002547E1" w:rsidRDefault="002547E1" w:rsidP="00DF78C3">
      <w:r>
        <w:lastRenderedPageBreak/>
        <w:t>Standard blueprints can be changed in the same manner, mainly for the first base image which initially is created.</w:t>
      </w:r>
    </w:p>
    <w:p w14:paraId="29E51B78" w14:textId="0506C247" w:rsidR="004E5D77" w:rsidRDefault="004E5D77" w:rsidP="00DF78C3"/>
    <w:p w14:paraId="6F57C2E1" w14:textId="62A0C0B7" w:rsidR="004E5D77" w:rsidRDefault="004E5D77" w:rsidP="00DF78C3">
      <w:r>
        <w:t>The rest of the application is fairly straight</w:t>
      </w:r>
      <w:r w:rsidR="00CC293D">
        <w:t>-</w:t>
      </w:r>
      <w:r>
        <w:t>forward, with an understa</w:t>
      </w:r>
      <w:r w:rsidR="00EF5BD1">
        <w:t xml:space="preserve">nding of how Leaflet, HTML, </w:t>
      </w:r>
      <w:r>
        <w:t>JavaScript</w:t>
      </w:r>
      <w:r w:rsidR="00EF5BD1">
        <w:t xml:space="preserve">, and Handlebars. </w:t>
      </w:r>
    </w:p>
    <w:p w14:paraId="42085964" w14:textId="2BE2F5A3" w:rsidR="004E5D77" w:rsidRDefault="004E5D77" w:rsidP="00DF78C3"/>
    <w:p w14:paraId="66BE3CDC" w14:textId="15D9DBDC" w:rsidR="004E5D77" w:rsidRDefault="004E5D77" w:rsidP="00DF78C3">
      <w:r>
        <w:t xml:space="preserve">If one would like to point to </w:t>
      </w:r>
      <w:r w:rsidR="00F23A7E">
        <w:t xml:space="preserve">the </w:t>
      </w:r>
      <w:r>
        <w:t>API</w:t>
      </w:r>
      <w:r w:rsidR="00F23A7E">
        <w:t>,</w:t>
      </w:r>
      <w:r>
        <w:t xml:space="preserve"> change the </w:t>
      </w:r>
      <w:r w:rsidR="00F23A7E">
        <w:t>g</w:t>
      </w:r>
      <w:r>
        <w:t xml:space="preserve">lobal </w:t>
      </w:r>
      <w:r w:rsidR="00F23A7E">
        <w:t>v</w:t>
      </w:r>
      <w:r>
        <w:t xml:space="preserve">ariable which corresponds to the </w:t>
      </w:r>
      <w:r w:rsidR="00F23A7E">
        <w:t>b</w:t>
      </w:r>
      <w:r>
        <w:t>ackend API.</w:t>
      </w:r>
      <w:r w:rsidR="00466E7C">
        <w:t xml:space="preserve"> This global variable is located within </w:t>
      </w:r>
      <w:r w:rsidR="005B50C1">
        <w:t xml:space="preserve">the testLeaflet.js </w:t>
      </w:r>
      <w:r w:rsidR="00FB26C5">
        <w:t>titled localhost</w:t>
      </w:r>
      <w:r w:rsidR="002547E1">
        <w:t xml:space="preserve"> found at the beginning of the file.</w:t>
      </w:r>
    </w:p>
    <w:p w14:paraId="297CE909" w14:textId="6406671A" w:rsidR="00742FD9" w:rsidRDefault="00742FD9" w:rsidP="00DF78C3"/>
    <w:p w14:paraId="64AE3F43" w14:textId="42F09C5E" w:rsidR="00742FD9" w:rsidRDefault="00742FD9" w:rsidP="00DF78C3">
      <w:r>
        <w:t xml:space="preserve">The JQuery API Documentation can be found here </w:t>
      </w:r>
      <w:hyperlink r:id="rId29">
        <w:r w:rsidR="6417D736" w:rsidRPr="6417D736">
          <w:rPr>
            <w:rStyle w:val="Hyperlink"/>
          </w:rPr>
          <w:t>https://api.jquery.com/</w:t>
        </w:r>
      </w:hyperlink>
    </w:p>
    <w:p w14:paraId="2DAE0297" w14:textId="7D9E599F" w:rsidR="00742FD9" w:rsidRDefault="6417D736" w:rsidP="00DF78C3">
      <w:pPr>
        <w:rPr>
          <w:rStyle w:val="Hyperlink"/>
        </w:rPr>
      </w:pPr>
      <w:r>
        <w:t xml:space="preserve">The Leaflet Documentation can be found here </w:t>
      </w:r>
      <w:hyperlink r:id="rId30">
        <w:r w:rsidRPr="6417D736">
          <w:rPr>
            <w:rStyle w:val="Hyperlink"/>
          </w:rPr>
          <w:t>http://leafletjs.com/reference.html</w:t>
        </w:r>
      </w:hyperlink>
    </w:p>
    <w:p w14:paraId="423C0E5E" w14:textId="5A637B40" w:rsidR="008F1994" w:rsidRDefault="008F1994" w:rsidP="00DF78C3">
      <w:r>
        <w:t xml:space="preserve">The Handlebars Documentation can be found </w:t>
      </w:r>
      <w:r w:rsidR="00466E7C">
        <w:t xml:space="preserve">here </w:t>
      </w:r>
      <w:hyperlink r:id="rId31">
        <w:r w:rsidR="78F0656C" w:rsidRPr="78F0656C">
          <w:rPr>
            <w:rStyle w:val="Hyperlink"/>
          </w:rPr>
          <w:t>http://handlebarsjs.com/</w:t>
        </w:r>
      </w:hyperlink>
    </w:p>
    <w:p w14:paraId="150427EA" w14:textId="77777777" w:rsidR="00466E7C" w:rsidRDefault="00466E7C" w:rsidP="00DF78C3"/>
    <w:p w14:paraId="2B2A93E3" w14:textId="073E13A8" w:rsidR="004E5D77" w:rsidRDefault="004E5D77" w:rsidP="004E5D77">
      <w:pPr>
        <w:pStyle w:val="Heading2"/>
      </w:pPr>
      <w:bookmarkStart w:id="44" w:name="_Toc444632346"/>
      <w:bookmarkStart w:id="45" w:name="_Toc449949282"/>
      <w:r>
        <w:t>2. Backend Java Application</w:t>
      </w:r>
      <w:bookmarkEnd w:id="44"/>
      <w:bookmarkEnd w:id="45"/>
    </w:p>
    <w:p w14:paraId="320065A6" w14:textId="15F23721" w:rsidR="004E5D77" w:rsidRDefault="004E5D77" w:rsidP="004E5D77">
      <w:r>
        <w:t xml:space="preserve">This code is also well documented. The Java </w:t>
      </w:r>
      <w:r w:rsidR="00874BAD">
        <w:t>b</w:t>
      </w:r>
      <w:r>
        <w:t xml:space="preserve">ackend </w:t>
      </w:r>
      <w:r w:rsidR="00874BAD">
        <w:t>a</w:t>
      </w:r>
      <w:r>
        <w:t>pplication was adapted from a Spring Boot R</w:t>
      </w:r>
      <w:r w:rsidR="00874BAD">
        <w:t>EST</w:t>
      </w:r>
      <w:r>
        <w:t xml:space="preserve"> API application. It utilizes </w:t>
      </w:r>
      <w:r w:rsidR="00874BAD">
        <w:t>M</w:t>
      </w:r>
      <w:r>
        <w:t>aven as its build tool, and utilizes the Spring Framework for the R</w:t>
      </w:r>
      <w:r w:rsidR="00874BAD">
        <w:t>EST</w:t>
      </w:r>
      <w:r>
        <w:t xml:space="preserve"> API. </w:t>
      </w:r>
    </w:p>
    <w:p w14:paraId="0F6E254D" w14:textId="01C84EE8" w:rsidR="004E5D77" w:rsidRDefault="004E5D77" w:rsidP="004E5D77"/>
    <w:p w14:paraId="7C87B94C" w14:textId="0407D6D2" w:rsidR="004E5D77" w:rsidRDefault="004E5D77" w:rsidP="004E5D77">
      <w:r>
        <w:t>If one would like to create other R</w:t>
      </w:r>
      <w:r w:rsidR="00874BAD">
        <w:t>EST e</w:t>
      </w:r>
      <w:r>
        <w:t>ndpoints</w:t>
      </w:r>
      <w:r w:rsidR="00874BAD">
        <w:t>,</w:t>
      </w:r>
      <w:r>
        <w:t xml:space="preserve"> mimic the creation of how they were created for those before them</w:t>
      </w:r>
      <w:r w:rsidR="00246262">
        <w:t>.</w:t>
      </w:r>
    </w:p>
    <w:p w14:paraId="6D94AAB3" w14:textId="77777777" w:rsidR="0090769B" w:rsidRDefault="0090769B" w:rsidP="004E5D77"/>
    <w:p w14:paraId="4CE168A8" w14:textId="6D8D263D" w:rsidR="0090769B" w:rsidRDefault="0090769B" w:rsidP="004E5D77">
      <w:r>
        <w:t xml:space="preserve">You can easily edit and add more devices to the </w:t>
      </w:r>
      <w:r w:rsidR="00EA3D4D">
        <w:t>devicesInfo.txt field by following the current naming conventions. There is currently not any proposed limit on how many devices that the system can hold and keep track of.</w:t>
      </w:r>
    </w:p>
    <w:p w14:paraId="6069F574" w14:textId="2A7CC738" w:rsidR="00246262" w:rsidRDefault="00246262" w:rsidP="004E5D77"/>
    <w:p w14:paraId="0FF3715C" w14:textId="1148C60A" w:rsidR="00246262" w:rsidRDefault="00246262" w:rsidP="004E5D77">
      <w:r>
        <w:t xml:space="preserve">If you would like to </w:t>
      </w:r>
      <w:r w:rsidR="00F644C9">
        <w:t xml:space="preserve">add any new members to the default </w:t>
      </w:r>
      <w:r>
        <w:t>Table.txt</w:t>
      </w:r>
      <w:r w:rsidR="00F644C9">
        <w:t xml:space="preserve"> files</w:t>
      </w:r>
      <w:r>
        <w:t xml:space="preserve"> for testing, you can manually type the name in the file </w:t>
      </w:r>
      <w:r w:rsidR="003636E5">
        <w:t>followed by</w:t>
      </w:r>
      <w:r>
        <w:t xml:space="preserve"> a newline.</w:t>
      </w:r>
    </w:p>
    <w:p w14:paraId="2F5678DA" w14:textId="3498BC9C" w:rsidR="00246262" w:rsidRDefault="00246262" w:rsidP="004E5D77"/>
    <w:p w14:paraId="0E006D3D" w14:textId="77777777" w:rsidR="00246262" w:rsidRDefault="00246262" w:rsidP="004E5D77">
      <w:r>
        <w:t xml:space="preserve">Layouts are saved in a folder named Layouts, while the </w:t>
      </w:r>
      <w:r w:rsidR="003636E5">
        <w:t>b</w:t>
      </w:r>
      <w:r>
        <w:t>lueprints are saved in a folder named Blueprints.</w:t>
      </w:r>
      <w:r w:rsidR="00EA3D4D">
        <w:t xml:space="preserve"> Buildings are saved in a folder named Buildings, and notes for devices are saved in a folder called Notes. The devicesInfo.txt </w:t>
      </w:r>
      <w:r w:rsidR="00EF0C19">
        <w:t xml:space="preserve">file must be present in the </w:t>
      </w:r>
      <w:r w:rsidR="00E75F53">
        <w:t>Devices folder in order for the system to populate the application with devices.</w:t>
      </w:r>
      <w:r>
        <w:t xml:space="preserve"> The Java </w:t>
      </w:r>
      <w:r w:rsidR="003636E5">
        <w:t>a</w:t>
      </w:r>
      <w:r>
        <w:t xml:space="preserve">pplication finds and loads these files whenever they are requested by the </w:t>
      </w:r>
      <w:r w:rsidR="003636E5">
        <w:t>w</w:t>
      </w:r>
      <w:r>
        <w:t xml:space="preserve">eb </w:t>
      </w:r>
      <w:r w:rsidR="003636E5">
        <w:t>a</w:t>
      </w:r>
      <w:r>
        <w:t xml:space="preserve">pplication. </w:t>
      </w:r>
    </w:p>
    <w:p w14:paraId="143EF90E" w14:textId="1898E0DE" w:rsidR="00246262" w:rsidRDefault="00246262" w:rsidP="004E5D77"/>
    <w:p w14:paraId="46DAAE01" w14:textId="19CB8AA8" w:rsidR="00742FD9" w:rsidRDefault="00246262" w:rsidP="00DF78C3">
      <w:r>
        <w:t>The Spring Framework help</w:t>
      </w:r>
      <w:r w:rsidR="003636E5">
        <w:t>s</w:t>
      </w:r>
      <w:r>
        <w:t xml:space="preserve"> when attempting to modify the code </w:t>
      </w:r>
      <w:r w:rsidR="00B5291C">
        <w:t>for</w:t>
      </w:r>
      <w:r>
        <w:t xml:space="preserve"> the </w:t>
      </w:r>
      <w:r w:rsidR="003636E5">
        <w:t>REST</w:t>
      </w:r>
      <w:r>
        <w:t xml:space="preserve">ful API, </w:t>
      </w:r>
      <w:r w:rsidR="003636E5">
        <w:t>and</w:t>
      </w:r>
      <w:r>
        <w:t xml:space="preserve"> can be found here </w:t>
      </w:r>
      <w:hyperlink r:id="rId32">
        <w:r w:rsidR="6417D736" w:rsidRPr="6417D736">
          <w:rPr>
            <w:rStyle w:val="Hyperlink"/>
          </w:rPr>
          <w:t>https://spring.io/docs/reference</w:t>
        </w:r>
      </w:hyperlink>
      <w:r>
        <w:t xml:space="preserve"> </w:t>
      </w:r>
    </w:p>
    <w:p w14:paraId="30930EB9" w14:textId="5E74D66F" w:rsidR="009A21F8" w:rsidRDefault="009A21F8" w:rsidP="00DF78C3"/>
    <w:p w14:paraId="43534C72" w14:textId="2E6C39F6" w:rsidR="009A21F8" w:rsidRDefault="009A21F8" w:rsidP="00DF78C3">
      <w:r>
        <w:t>One can import their project in from the zip file in eclipse, and run it that way, or they can utilize maven in order to create a jar file which</w:t>
      </w:r>
      <w:r w:rsidR="00E75F53">
        <w:t xml:space="preserve"> can be run anywhere that has Apache Tomcat installed.</w:t>
      </w:r>
    </w:p>
    <w:p w14:paraId="7EB2DD4F" w14:textId="1E071C6F" w:rsidR="009A21F8" w:rsidRDefault="003F7D42" w:rsidP="00DF78C3">
      <w:r>
        <w:lastRenderedPageBreak/>
        <w:t>The command to run in maven to package the jar, first one has to install maven</w:t>
      </w:r>
      <w:r w:rsidR="00375CEB">
        <w:t xml:space="preserve"> for this we used Apache Maven 3.3.9 and then navigated to the directory of the </w:t>
      </w:r>
      <w:r w:rsidR="00600922">
        <w:t xml:space="preserve">java application </w:t>
      </w:r>
      <w:r w:rsidR="00375CEB">
        <w:t xml:space="preserve">and ran “mvn package” which then creates a </w:t>
      </w:r>
      <w:r w:rsidR="00600922">
        <w:t>jar within the target folder.</w:t>
      </w:r>
    </w:p>
    <w:p w14:paraId="18A37FBB" w14:textId="77777777" w:rsidR="002163DF" w:rsidRDefault="002163DF" w:rsidP="00DF78C3"/>
    <w:p w14:paraId="0DDADC5F" w14:textId="3EA42B4A" w:rsidR="009A21F8" w:rsidRDefault="009A21F8" w:rsidP="00DF78C3">
      <w:r>
        <w:t>To execute the jar type: java -jar “name of applicationr”</w:t>
      </w:r>
      <w:r w:rsidR="00E75F53">
        <w:t xml:space="preserve"> by default the REST API will be on port 8080, this can be configured by</w:t>
      </w:r>
      <w:r w:rsidR="00631160">
        <w:t xml:space="preserve"> typing in –server.port=&lt;portnumber&gt; on command line.</w:t>
      </w:r>
    </w:p>
    <w:p w14:paraId="1F50B208" w14:textId="77777777" w:rsidR="007929D5" w:rsidRDefault="007929D5" w:rsidP="00D356AA">
      <w:pPr>
        <w:pStyle w:val="Heading1"/>
        <w:rPr>
          <w:b/>
        </w:rPr>
      </w:pPr>
      <w:bookmarkStart w:id="46" w:name="_Toc444632347"/>
    </w:p>
    <w:p w14:paraId="51C0D65C" w14:textId="77777777" w:rsidR="007929D5" w:rsidRDefault="007929D5" w:rsidP="00D356AA">
      <w:pPr>
        <w:pStyle w:val="Heading1"/>
        <w:rPr>
          <w:b/>
        </w:rPr>
      </w:pPr>
    </w:p>
    <w:p w14:paraId="2909FB25" w14:textId="77777777" w:rsidR="007929D5" w:rsidRDefault="007929D5" w:rsidP="00D356AA">
      <w:pPr>
        <w:pStyle w:val="Heading1"/>
        <w:rPr>
          <w:b/>
        </w:rPr>
      </w:pPr>
    </w:p>
    <w:p w14:paraId="6A5DD394" w14:textId="77777777" w:rsidR="007929D5" w:rsidRDefault="007929D5" w:rsidP="00D356AA">
      <w:pPr>
        <w:pStyle w:val="Heading1"/>
        <w:rPr>
          <w:b/>
        </w:rPr>
      </w:pPr>
    </w:p>
    <w:p w14:paraId="684140E8" w14:textId="77777777" w:rsidR="007929D5" w:rsidRDefault="007929D5" w:rsidP="00D356AA">
      <w:pPr>
        <w:pStyle w:val="Heading1"/>
        <w:rPr>
          <w:b/>
        </w:rPr>
      </w:pPr>
    </w:p>
    <w:p w14:paraId="6DD2D3D1" w14:textId="77777777" w:rsidR="007929D5" w:rsidRDefault="007929D5" w:rsidP="00D356AA">
      <w:pPr>
        <w:pStyle w:val="Heading1"/>
        <w:rPr>
          <w:b/>
        </w:rPr>
      </w:pPr>
    </w:p>
    <w:p w14:paraId="6A13C36F" w14:textId="77777777" w:rsidR="007929D5" w:rsidRDefault="007929D5" w:rsidP="00D356AA">
      <w:pPr>
        <w:pStyle w:val="Heading1"/>
        <w:rPr>
          <w:b/>
        </w:rPr>
      </w:pPr>
    </w:p>
    <w:p w14:paraId="3DE5F7A7" w14:textId="09B0D9E3" w:rsidR="007929D5" w:rsidRDefault="007929D5" w:rsidP="00D356AA">
      <w:pPr>
        <w:pStyle w:val="Heading1"/>
        <w:rPr>
          <w:b/>
        </w:rPr>
      </w:pPr>
    </w:p>
    <w:p w14:paraId="30355955" w14:textId="77777777" w:rsidR="007929D5" w:rsidRDefault="007929D5" w:rsidP="007929D5"/>
    <w:p w14:paraId="60A3A24B" w14:textId="77777777" w:rsidR="007929D5" w:rsidRDefault="007929D5" w:rsidP="007929D5"/>
    <w:p w14:paraId="08A6249B" w14:textId="77777777" w:rsidR="007929D5" w:rsidRDefault="007929D5" w:rsidP="007929D5"/>
    <w:p w14:paraId="290496D4" w14:textId="77777777" w:rsidR="007929D5" w:rsidRDefault="007929D5" w:rsidP="007929D5"/>
    <w:p w14:paraId="2F7D12EC" w14:textId="77777777" w:rsidR="007929D5" w:rsidRDefault="007929D5" w:rsidP="007929D5"/>
    <w:p w14:paraId="05BA7335" w14:textId="77777777" w:rsidR="007929D5" w:rsidRDefault="007929D5" w:rsidP="007929D5"/>
    <w:p w14:paraId="37DB761F" w14:textId="1F582781" w:rsidR="007929D5" w:rsidRDefault="007929D5" w:rsidP="007929D5"/>
    <w:p w14:paraId="2307F9FB" w14:textId="77777777" w:rsidR="007929D5" w:rsidRDefault="007929D5" w:rsidP="007929D5"/>
    <w:p w14:paraId="26D267B4" w14:textId="77777777" w:rsidR="007929D5" w:rsidRDefault="007929D5" w:rsidP="00D356AA">
      <w:pPr>
        <w:pStyle w:val="Heading1"/>
        <w:rPr>
          <w:b/>
        </w:rPr>
      </w:pPr>
    </w:p>
    <w:p w14:paraId="25E884F0" w14:textId="70E1323D" w:rsidR="00CC4243" w:rsidRDefault="00246262" w:rsidP="00D356AA">
      <w:pPr>
        <w:pStyle w:val="Heading1"/>
        <w:rPr>
          <w:b/>
        </w:rPr>
      </w:pPr>
      <w:bookmarkStart w:id="47" w:name="_Toc449949283"/>
      <w:r>
        <w:rPr>
          <w:b/>
        </w:rPr>
        <w:t>User’s Guide</w:t>
      </w:r>
      <w:bookmarkEnd w:id="46"/>
      <w:bookmarkEnd w:id="47"/>
    </w:p>
    <w:p w14:paraId="6338117F" w14:textId="6C378419" w:rsidR="005906AB" w:rsidRDefault="005906AB" w:rsidP="005906AB"/>
    <w:p w14:paraId="7BBD8BD9" w14:textId="37E7CD9F" w:rsidR="005906AB" w:rsidRPr="005906AB" w:rsidRDefault="005906AB" w:rsidP="005906AB">
      <w:pPr>
        <w:rPr>
          <w:b/>
          <w:sz w:val="24"/>
          <w:szCs w:val="24"/>
        </w:rPr>
      </w:pPr>
      <w:r>
        <w:rPr>
          <w:b/>
          <w:sz w:val="24"/>
          <w:szCs w:val="24"/>
        </w:rPr>
        <w:t>Introduction</w:t>
      </w:r>
    </w:p>
    <w:p w14:paraId="4609420B" w14:textId="77777777" w:rsidR="005906AB" w:rsidRPr="005906AB" w:rsidRDefault="005906AB" w:rsidP="005906AB"/>
    <w:p w14:paraId="2DA85CFD" w14:textId="7F3C422B" w:rsidR="00541131" w:rsidRDefault="00D356AA" w:rsidP="00CC4243">
      <w:r>
        <w:t xml:space="preserve">Users </w:t>
      </w:r>
      <w:r w:rsidR="00CC4243">
        <w:t xml:space="preserve">are able to create a building, and within the building create layouts of the floors and add networking devices on the different floors of the building. They </w:t>
      </w:r>
      <w:r w:rsidR="00566AEC">
        <w:t>would</w:t>
      </w:r>
      <w:r w:rsidR="00CC4243">
        <w:t xml:space="preserve"> be able to save the layouts </w:t>
      </w:r>
      <w:r w:rsidR="003E331E">
        <w:t>using the easy</w:t>
      </w:r>
      <w:r w:rsidR="00566AEC">
        <w:t>-</w:t>
      </w:r>
      <w:r w:rsidR="003E331E">
        <w:t>to</w:t>
      </w:r>
      <w:r w:rsidR="00566AEC">
        <w:t>-</w:t>
      </w:r>
      <w:r w:rsidR="003E331E">
        <w:t xml:space="preserve">use menu items and buttons on the </w:t>
      </w:r>
      <w:r w:rsidR="00566AEC">
        <w:t>side</w:t>
      </w:r>
      <w:r w:rsidR="003E331E">
        <w:t xml:space="preserve"> of the </w:t>
      </w:r>
      <w:r w:rsidR="00566AEC">
        <w:t>w</w:t>
      </w:r>
      <w:r w:rsidR="003E331E">
        <w:t xml:space="preserve">eb </w:t>
      </w:r>
      <w:r w:rsidR="00566AEC">
        <w:t>a</w:t>
      </w:r>
      <w:r w:rsidR="003E331E">
        <w:t xml:space="preserve">pplication. Navigating the </w:t>
      </w:r>
      <w:r w:rsidR="00566AEC">
        <w:t>menu</w:t>
      </w:r>
      <w:r w:rsidR="003E331E">
        <w:t xml:space="preserve"> should be a simple task, with different menu items available for navigation.</w:t>
      </w:r>
      <w:r w:rsidR="008464C8">
        <w:t xml:space="preserve"> </w:t>
      </w:r>
      <w:r w:rsidR="00541131">
        <w:t xml:space="preserve">First and </w:t>
      </w:r>
      <w:r w:rsidR="00541131">
        <w:lastRenderedPageBreak/>
        <w:t xml:space="preserve">foremost, it is important to understand the three main levels of hierarchy: buildings, floors, and devices. These are discussed in detail in the sections below. </w:t>
      </w:r>
    </w:p>
    <w:p w14:paraId="5A8A1B0A" w14:textId="77777777" w:rsidR="00541131" w:rsidRDefault="00541131" w:rsidP="00CC4243"/>
    <w:p w14:paraId="2F54E679" w14:textId="2982430A" w:rsidR="00CC4243" w:rsidRDefault="008464C8" w:rsidP="00CC4243">
      <w:r>
        <w:t xml:space="preserve">By interacting with the buttons as seen in both Figure </w:t>
      </w:r>
      <w:r w:rsidR="00122FDB">
        <w:t>1 and Figure 2</w:t>
      </w:r>
      <w:r>
        <w:t>, users are able to place devices on the map and save the different layouts.</w:t>
      </w:r>
    </w:p>
    <w:p w14:paraId="5C22F5D7" w14:textId="41AAC346" w:rsidR="005906AB" w:rsidRDefault="005906AB" w:rsidP="00CC4243"/>
    <w:p w14:paraId="67E119E1" w14:textId="30CB3919" w:rsidR="003B5DCE" w:rsidRDefault="003B5DCE" w:rsidP="00CC4243">
      <w:pPr>
        <w:rPr>
          <w:b/>
          <w:sz w:val="24"/>
          <w:szCs w:val="24"/>
        </w:rPr>
      </w:pPr>
      <w:r>
        <w:rPr>
          <w:b/>
          <w:sz w:val="24"/>
          <w:szCs w:val="24"/>
        </w:rPr>
        <w:t>Buildings</w:t>
      </w:r>
    </w:p>
    <w:p w14:paraId="416C0BF5" w14:textId="614AFF68" w:rsidR="003B5DCE" w:rsidRDefault="003B5DCE" w:rsidP="00CC4243">
      <w:r>
        <w:t>Buildings are the top most level in the hierarchical order in the application.</w:t>
      </w:r>
      <w:r w:rsidR="00B70E15">
        <w:t xml:space="preserve"> Buildings contain one or more floors. </w:t>
      </w:r>
      <w:r w:rsidR="00541131">
        <w:t xml:space="preserve">The application allows the user to create as many buildings as desired. </w:t>
      </w:r>
      <w:r>
        <w:t xml:space="preserve">By navigating to the </w:t>
      </w:r>
      <w:r w:rsidR="00F454CB">
        <w:t>Buildings sub menu</w:t>
      </w:r>
      <w:r w:rsidR="00B229EF">
        <w:t>, the user can create a b</w:t>
      </w:r>
      <w:r w:rsidR="00736C04">
        <w:t>uilding by filling out the name field an</w:t>
      </w:r>
      <w:r w:rsidR="00B70E15">
        <w:t xml:space="preserve">d selecting a number of floors as shown by Figure </w:t>
      </w:r>
      <w:r w:rsidR="00122FDB">
        <w:t>1</w:t>
      </w:r>
      <w:r w:rsidR="00B70E15">
        <w:t xml:space="preserve">. </w:t>
      </w:r>
    </w:p>
    <w:p w14:paraId="6A1D2B16" w14:textId="77777777" w:rsidR="007E7FB4" w:rsidRDefault="007E7FB4" w:rsidP="00CC4243"/>
    <w:p w14:paraId="74F49B5B" w14:textId="3109FF08" w:rsidR="00D356AA" w:rsidRPr="00CC4243" w:rsidRDefault="00D356AA" w:rsidP="00CC4243"/>
    <w:p w14:paraId="138C7910" w14:textId="4C3E8572" w:rsidR="00CC4243" w:rsidRDefault="00CC4243" w:rsidP="00CC4243"/>
    <w:p w14:paraId="09A441EE" w14:textId="77777777" w:rsidR="008464C8" w:rsidRDefault="008464C8" w:rsidP="008464C8">
      <w:pPr>
        <w:keepNext/>
        <w:jc w:val="center"/>
      </w:pPr>
      <w:r>
        <w:rPr>
          <w:noProof/>
        </w:rPr>
        <w:drawing>
          <wp:inline distT="0" distB="0" distL="0" distR="0" wp14:anchorId="4F2FB1BC" wp14:editId="1F7F0615">
            <wp:extent cx="3732824" cy="3321581"/>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60735" cy="3346417"/>
                    </a:xfrm>
                    <a:prstGeom prst="rect">
                      <a:avLst/>
                    </a:prstGeom>
                  </pic:spPr>
                </pic:pic>
              </a:graphicData>
            </a:graphic>
          </wp:inline>
        </w:drawing>
      </w:r>
    </w:p>
    <w:p w14:paraId="18BFDC80" w14:textId="6260FE9F" w:rsidR="0093079F" w:rsidRDefault="008464C8" w:rsidP="008464C8">
      <w:pPr>
        <w:pStyle w:val="Caption"/>
        <w:jc w:val="center"/>
      </w:pPr>
      <w:r>
        <w:t xml:space="preserve">Figure </w:t>
      </w:r>
      <w:r w:rsidR="00122FDB">
        <w:t>1</w:t>
      </w:r>
      <w:r>
        <w:t xml:space="preserve"> </w:t>
      </w:r>
      <w:r w:rsidR="00B229EF">
        <w:t xml:space="preserve">Building Menu </w:t>
      </w:r>
    </w:p>
    <w:p w14:paraId="3668FE7E" w14:textId="2A31CB4E" w:rsidR="008464C8" w:rsidRDefault="008464C8" w:rsidP="00DF78C3"/>
    <w:p w14:paraId="083983DB" w14:textId="77777777" w:rsidR="008464C8" w:rsidRDefault="008464C8" w:rsidP="00DF78C3"/>
    <w:p w14:paraId="457BE301" w14:textId="416E412D" w:rsidR="007E7FB4" w:rsidRDefault="007E7FB4" w:rsidP="001875FE">
      <w:pPr>
        <w:tabs>
          <w:tab w:val="left" w:pos="360"/>
        </w:tabs>
        <w:rPr>
          <w:b/>
          <w:sz w:val="24"/>
          <w:szCs w:val="24"/>
        </w:rPr>
      </w:pPr>
      <w:r>
        <w:rPr>
          <w:b/>
          <w:sz w:val="24"/>
          <w:szCs w:val="24"/>
        </w:rPr>
        <w:t>Floors</w:t>
      </w:r>
    </w:p>
    <w:p w14:paraId="07DFC54D" w14:textId="66136FCE" w:rsidR="002F1B0F" w:rsidRPr="002F1B0F" w:rsidRDefault="002F1B0F" w:rsidP="00EF135D">
      <w:r>
        <w:t xml:space="preserve">The next level of </w:t>
      </w:r>
      <w:r w:rsidR="00B70E15">
        <w:t xml:space="preserve">the hierarchical order </w:t>
      </w:r>
      <w:r>
        <w:t xml:space="preserve">is floors. </w:t>
      </w:r>
      <w:r w:rsidR="00B70E15">
        <w:t>There are one or more floors within a building</w:t>
      </w:r>
      <w:r>
        <w:t xml:space="preserve">. </w:t>
      </w:r>
      <w:r w:rsidR="00B70E15">
        <w:t xml:space="preserve">Floors, in turn, contain devices. </w:t>
      </w:r>
      <w:r>
        <w:t>Once a</w:t>
      </w:r>
      <w:r w:rsidR="005C7792">
        <w:t xml:space="preserve"> </w:t>
      </w:r>
      <w:r>
        <w:t xml:space="preserve">building is created, a user can upload a blueprint to represent </w:t>
      </w:r>
      <w:r w:rsidR="005C7792">
        <w:t xml:space="preserve">a floor. The user has the option to assign one blueprint to multiple different floors or upload a different blueprint for each floor. </w:t>
      </w:r>
    </w:p>
    <w:p w14:paraId="10867E27" w14:textId="77777777" w:rsidR="00642918" w:rsidRDefault="00642918" w:rsidP="00EF135D"/>
    <w:p w14:paraId="59C8F066" w14:textId="77777777" w:rsidR="00642918" w:rsidRDefault="00642918" w:rsidP="00EF135D"/>
    <w:p w14:paraId="4D5421FB" w14:textId="7098BA9A" w:rsidR="00642918" w:rsidRDefault="00642918" w:rsidP="00642918">
      <w:pPr>
        <w:rPr>
          <w:b/>
          <w:sz w:val="24"/>
          <w:szCs w:val="24"/>
        </w:rPr>
      </w:pPr>
      <w:r>
        <w:rPr>
          <w:b/>
          <w:sz w:val="24"/>
          <w:szCs w:val="24"/>
        </w:rPr>
        <w:t>Devices</w:t>
      </w:r>
    </w:p>
    <w:p w14:paraId="0E137FB2" w14:textId="3C298EF8" w:rsidR="00EF135D" w:rsidRDefault="00B70E15" w:rsidP="00EF135D">
      <w:r>
        <w:lastRenderedPageBreak/>
        <w:t xml:space="preserve">The last level of the hierarchical order is devices. Devices are the various types of network devices that the user can place onto the floor. The devices used in this application are represented by Figure </w:t>
      </w:r>
      <w:r w:rsidR="00122FDB">
        <w:t>2</w:t>
      </w:r>
      <w:r>
        <w:t>. These are easily swappable for a different set of devices for the future use of the application. Devices also have extended device info</w:t>
      </w:r>
      <w:r w:rsidR="00122FDB">
        <w:t>rmation illustrated by Figure 3</w:t>
      </w:r>
      <w:r>
        <w:t xml:space="preserve">. </w:t>
      </w:r>
    </w:p>
    <w:p w14:paraId="4E1051C3" w14:textId="20F5CACE" w:rsidR="00642918" w:rsidRDefault="00FD7768" w:rsidP="00642918">
      <w:pPr>
        <w:rPr>
          <w:b/>
          <w:sz w:val="24"/>
          <w:szCs w:val="24"/>
        </w:rPr>
      </w:pPr>
      <w:r>
        <w:rPr>
          <w:b/>
          <w:noProof/>
          <w:sz w:val="24"/>
          <w:szCs w:val="24"/>
        </w:rPr>
        <mc:AlternateContent>
          <mc:Choice Requires="wps">
            <w:drawing>
              <wp:anchor distT="0" distB="0" distL="114300" distR="114300" simplePos="0" relativeHeight="251658240" behindDoc="0" locked="0" layoutInCell="1" allowOverlap="1" wp14:anchorId="21084E05" wp14:editId="01ECD1C5">
                <wp:simplePos x="0" y="0"/>
                <wp:positionH relativeFrom="column">
                  <wp:posOffset>1198245</wp:posOffset>
                </wp:positionH>
                <wp:positionV relativeFrom="paragraph">
                  <wp:posOffset>132080</wp:posOffset>
                </wp:positionV>
                <wp:extent cx="3429635" cy="1143000"/>
                <wp:effectExtent l="0" t="0" r="24765" b="25400"/>
                <wp:wrapSquare wrapText="bothSides"/>
                <wp:docPr id="27" name="Text Box 27"/>
                <wp:cNvGraphicFramePr/>
                <a:graphic xmlns:a="http://schemas.openxmlformats.org/drawingml/2006/main">
                  <a:graphicData uri="http://schemas.microsoft.com/office/word/2010/wordprocessingShape">
                    <wps:wsp>
                      <wps:cNvSpPr txBox="1"/>
                      <wps:spPr>
                        <a:xfrm>
                          <a:off x="0" y="0"/>
                          <a:ext cx="3429635"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49BA7E15" w14:textId="627D5D04" w:rsidR="007550C8" w:rsidRDefault="007550C8">
                            <w:r w:rsidRPr="00B70E15">
                              <w:rPr>
                                <w:noProof/>
                              </w:rPr>
                              <w:drawing>
                                <wp:inline distT="0" distB="0" distL="0" distR="0" wp14:anchorId="305ECE01" wp14:editId="4011BAA1">
                                  <wp:extent cx="656900" cy="656900"/>
                                  <wp:effectExtent l="0" t="0" r="381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63751" cy="663751"/>
                                          </a:xfrm>
                                          <a:prstGeom prst="rect">
                                            <a:avLst/>
                                          </a:prstGeom>
                                        </pic:spPr>
                                      </pic:pic>
                                    </a:graphicData>
                                  </a:graphic>
                                </wp:inline>
                              </w:drawing>
                            </w:r>
                            <w:r w:rsidRPr="00B70E15">
                              <w:rPr>
                                <w:noProof/>
                              </w:rPr>
                              <w:drawing>
                                <wp:inline distT="0" distB="0" distL="0" distR="0" wp14:anchorId="5F51648B" wp14:editId="508B179D">
                                  <wp:extent cx="649516" cy="649516"/>
                                  <wp:effectExtent l="0" t="0" r="11430" b="1143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293" cy="664293"/>
                                          </a:xfrm>
                                          <a:prstGeom prst="rect">
                                            <a:avLst/>
                                          </a:prstGeom>
                                        </pic:spPr>
                                      </pic:pic>
                                    </a:graphicData>
                                  </a:graphic>
                                </wp:inline>
                              </w:drawing>
                            </w:r>
                            <w:r w:rsidRPr="00B70E15">
                              <w:rPr>
                                <w:noProof/>
                              </w:rPr>
                              <w:drawing>
                                <wp:inline distT="0" distB="0" distL="0" distR="0" wp14:anchorId="7671F455" wp14:editId="0CB75133">
                                  <wp:extent cx="589398" cy="589398"/>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3889" cy="593889"/>
                                          </a:xfrm>
                                          <a:prstGeom prst="rect">
                                            <a:avLst/>
                                          </a:prstGeom>
                                        </pic:spPr>
                                      </pic:pic>
                                    </a:graphicData>
                                  </a:graphic>
                                </wp:inline>
                              </w:drawing>
                            </w:r>
                            <w:r w:rsidRPr="00B70E15">
                              <w:rPr>
                                <w:noProof/>
                              </w:rPr>
                              <w:drawing>
                                <wp:inline distT="0" distB="0" distL="0" distR="0" wp14:anchorId="30A862D1" wp14:editId="46E3BB20">
                                  <wp:extent cx="708660" cy="70866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708660" cy="708660"/>
                                          </a:xfrm>
                                          <a:prstGeom prst="rect">
                                            <a:avLst/>
                                          </a:prstGeom>
                                        </pic:spPr>
                                      </pic:pic>
                                    </a:graphicData>
                                  </a:graphic>
                                </wp:inline>
                              </w:drawing>
                            </w:r>
                            <w:r w:rsidRPr="00B70E15">
                              <w:rPr>
                                <w:noProof/>
                              </w:rPr>
                              <w:drawing>
                                <wp:inline distT="0" distB="0" distL="0" distR="0" wp14:anchorId="7E6653AB" wp14:editId="36A4B292">
                                  <wp:extent cx="549290" cy="549290"/>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65244" cy="5652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084E05" id="_x0000_t202" coordsize="21600,21600" o:spt="202" path="m,l,21600r21600,l21600,xe">
                <v:stroke joinstyle="miter"/>
                <v:path gradientshapeok="t" o:connecttype="rect"/>
              </v:shapetype>
              <v:shape id="Text Box 27" o:spid="_x0000_s1026" type="#_x0000_t202" style="position:absolute;margin-left:94.35pt;margin-top:10.4pt;width:270.05pt;height:90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" fillcolor="white [3201]" strokecolor="black [3200]" strokeweight="1pt">
                <v:textbox>
                  <w:txbxContent>
                    <w:p w14:paraId="49BA7E15" w14:textId="627D5D04" w:rsidR="007550C8" w:rsidRDefault="007550C8">
                      <w:r w:rsidRPr="00B70E15">
                        <w:rPr>
                          <w:noProof/>
                        </w:rPr>
                        <w:drawing>
                          <wp:inline distT="0" distB="0" distL="0" distR="0" wp14:anchorId="305ECE01" wp14:editId="4011BAA1">
                            <wp:extent cx="656900" cy="656900"/>
                            <wp:effectExtent l="0" t="0" r="381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63751" cy="663751"/>
                                    </a:xfrm>
                                    <a:prstGeom prst="rect">
                                      <a:avLst/>
                                    </a:prstGeom>
                                  </pic:spPr>
                                </pic:pic>
                              </a:graphicData>
                            </a:graphic>
                          </wp:inline>
                        </w:drawing>
                      </w:r>
                      <w:r w:rsidRPr="00B70E15">
                        <w:rPr>
                          <w:noProof/>
                        </w:rPr>
                        <w:drawing>
                          <wp:inline distT="0" distB="0" distL="0" distR="0" wp14:anchorId="5F51648B" wp14:editId="508B179D">
                            <wp:extent cx="649516" cy="649516"/>
                            <wp:effectExtent l="0" t="0" r="11430" b="1143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293" cy="664293"/>
                                    </a:xfrm>
                                    <a:prstGeom prst="rect">
                                      <a:avLst/>
                                    </a:prstGeom>
                                  </pic:spPr>
                                </pic:pic>
                              </a:graphicData>
                            </a:graphic>
                          </wp:inline>
                        </w:drawing>
                      </w:r>
                      <w:r w:rsidRPr="00B70E15">
                        <w:rPr>
                          <w:noProof/>
                        </w:rPr>
                        <w:drawing>
                          <wp:inline distT="0" distB="0" distL="0" distR="0" wp14:anchorId="7671F455" wp14:editId="0CB75133">
                            <wp:extent cx="589398" cy="589398"/>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3889" cy="593889"/>
                                    </a:xfrm>
                                    <a:prstGeom prst="rect">
                                      <a:avLst/>
                                    </a:prstGeom>
                                  </pic:spPr>
                                </pic:pic>
                              </a:graphicData>
                            </a:graphic>
                          </wp:inline>
                        </w:drawing>
                      </w:r>
                      <w:r w:rsidRPr="00B70E15">
                        <w:rPr>
                          <w:noProof/>
                        </w:rPr>
                        <w:drawing>
                          <wp:inline distT="0" distB="0" distL="0" distR="0" wp14:anchorId="30A862D1" wp14:editId="46E3BB20">
                            <wp:extent cx="708660" cy="70866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708660" cy="708660"/>
                                    </a:xfrm>
                                    <a:prstGeom prst="rect">
                                      <a:avLst/>
                                    </a:prstGeom>
                                  </pic:spPr>
                                </pic:pic>
                              </a:graphicData>
                            </a:graphic>
                          </wp:inline>
                        </w:drawing>
                      </w:r>
                      <w:r w:rsidRPr="00B70E15">
                        <w:rPr>
                          <w:noProof/>
                        </w:rPr>
                        <w:drawing>
                          <wp:inline distT="0" distB="0" distL="0" distR="0" wp14:anchorId="7E6653AB" wp14:editId="36A4B292">
                            <wp:extent cx="549290" cy="549290"/>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65244" cy="565244"/>
                                    </a:xfrm>
                                    <a:prstGeom prst="rect">
                                      <a:avLst/>
                                    </a:prstGeom>
                                  </pic:spPr>
                                </pic:pic>
                              </a:graphicData>
                            </a:graphic>
                          </wp:inline>
                        </w:drawing>
                      </w:r>
                    </w:p>
                  </w:txbxContent>
                </v:textbox>
                <w10:wrap type="square"/>
              </v:shape>
            </w:pict>
          </mc:Fallback>
        </mc:AlternateContent>
      </w:r>
    </w:p>
    <w:p w14:paraId="207AE265" w14:textId="5DAF1642" w:rsidR="00FD7768" w:rsidRDefault="00FD7768" w:rsidP="00EF135D"/>
    <w:p w14:paraId="6D3B13F0" w14:textId="3950BED6" w:rsidR="00FD7768" w:rsidRDefault="00FD7768" w:rsidP="00EF135D"/>
    <w:p w14:paraId="0E78CC30" w14:textId="7A6272C4" w:rsidR="00FD7768" w:rsidRDefault="00FD7768" w:rsidP="00EF135D"/>
    <w:p w14:paraId="4B3DF36D" w14:textId="77777777" w:rsidR="00FD7768" w:rsidRDefault="00FD7768" w:rsidP="00EF135D"/>
    <w:p w14:paraId="22B079F6" w14:textId="77777777" w:rsidR="00FD7768" w:rsidRDefault="00FD7768" w:rsidP="00EF135D"/>
    <w:p w14:paraId="67439247" w14:textId="44D8574D" w:rsidR="00FD7768" w:rsidRDefault="00FD7768" w:rsidP="00EF135D"/>
    <w:p w14:paraId="1B167048" w14:textId="75AF87AB" w:rsidR="00FD7768" w:rsidRDefault="00122FDB" w:rsidP="00E53CA1">
      <w:pPr>
        <w:pStyle w:val="Caption"/>
        <w:jc w:val="center"/>
      </w:pPr>
      <w:r>
        <w:t>Figure 2</w:t>
      </w:r>
      <w:r w:rsidR="00FD7768">
        <w:t xml:space="preserve"> Monitored Device</w:t>
      </w:r>
    </w:p>
    <w:p w14:paraId="46DE435C" w14:textId="77777777" w:rsidR="00FD7768" w:rsidRDefault="00FD7768" w:rsidP="00EF135D">
      <w:pPr>
        <w:keepNext/>
      </w:pPr>
    </w:p>
    <w:p w14:paraId="3D238A91" w14:textId="77777777" w:rsidR="00FD7768" w:rsidRDefault="00FD7768" w:rsidP="00EF135D">
      <w:pPr>
        <w:keepNext/>
      </w:pPr>
    </w:p>
    <w:p w14:paraId="14AFEAD1" w14:textId="77777777" w:rsidR="00EF135D" w:rsidRDefault="00EF135D" w:rsidP="00EF135D">
      <w:pPr>
        <w:keepNext/>
      </w:pPr>
      <w:r>
        <w:rPr>
          <w:noProof/>
        </w:rPr>
        <w:drawing>
          <wp:inline distT="0" distB="0" distL="0" distR="0" wp14:anchorId="5E8CB4D4" wp14:editId="331B95E0">
            <wp:extent cx="5943600" cy="3999230"/>
            <wp:effectExtent l="50800" t="50800" r="50800" b="393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99230"/>
                    </a:xfrm>
                    <a:prstGeom prst="rect">
                      <a:avLst/>
                    </a:prstGeom>
                    <a:noFill/>
                    <a:ln w="38100">
                      <a:solidFill>
                        <a:schemeClr val="tx1"/>
                      </a:solidFill>
                    </a:ln>
                  </pic:spPr>
                </pic:pic>
              </a:graphicData>
            </a:graphic>
          </wp:inline>
        </w:drawing>
      </w:r>
    </w:p>
    <w:p w14:paraId="3BD0054E" w14:textId="42688384" w:rsidR="00EF135D" w:rsidRDefault="00EF135D" w:rsidP="00EF135D">
      <w:pPr>
        <w:pStyle w:val="Caption"/>
        <w:jc w:val="center"/>
      </w:pPr>
      <w:r>
        <w:t xml:space="preserve">Figure </w:t>
      </w:r>
      <w:r w:rsidR="00122FDB">
        <w:t>3</w:t>
      </w:r>
      <w:r>
        <w:t xml:space="preserve"> More Device Information</w:t>
      </w:r>
    </w:p>
    <w:p w14:paraId="34F02F65" w14:textId="74D46EEA" w:rsidR="00EF135D" w:rsidRDefault="00EF135D" w:rsidP="00EF135D"/>
    <w:p w14:paraId="3F554FA3" w14:textId="77777777" w:rsidR="00C9159D" w:rsidRDefault="00C9159D" w:rsidP="00EF135D"/>
    <w:p w14:paraId="0BC4EB7C" w14:textId="44ED4EED" w:rsidR="00481E59" w:rsidRDefault="00481E59" w:rsidP="00481E59">
      <w:pPr>
        <w:rPr>
          <w:b/>
          <w:sz w:val="24"/>
          <w:szCs w:val="24"/>
        </w:rPr>
      </w:pPr>
      <w:r>
        <w:rPr>
          <w:b/>
          <w:sz w:val="24"/>
          <w:szCs w:val="24"/>
        </w:rPr>
        <w:t>Status</w:t>
      </w:r>
    </w:p>
    <w:p w14:paraId="7219A040" w14:textId="7D38CA9E" w:rsidR="00C06E10" w:rsidRDefault="00481E59" w:rsidP="00481E59">
      <w:r>
        <w:t xml:space="preserve">Buildings, floors, and devices all have statuses – red or green – one indicating a problem and the other indicating no problem, respectively. The status of the building and floor is determined by the individual statuses of each device on the floor. If all devices on a floor are green, the floor </w:t>
      </w:r>
      <w:r>
        <w:lastRenderedPageBreak/>
        <w:t>will be green, and vice-versa. Furthermore, if all the floors in a building are green, the building will in turn be green as well. However, to change the floor status from green to red, at least one individual device has to have a red status. This also applies for the building, if one floor is red, the entire building will be red. Red is “offline” and green is “online”, and th</w:t>
      </w:r>
      <w:r w:rsidR="00122FDB">
        <w:t>e markers are shown by Figure 4</w:t>
      </w:r>
      <w:r>
        <w:t xml:space="preserve">. </w:t>
      </w:r>
    </w:p>
    <w:p w14:paraId="4592F172" w14:textId="53AAE656" w:rsidR="00481E59" w:rsidRDefault="00481E59" w:rsidP="00481E59">
      <w:pPr>
        <w:rPr>
          <w:b/>
          <w:bCs/>
          <w:sz w:val="40"/>
          <w:szCs w:val="40"/>
        </w:rPr>
      </w:pPr>
      <w:r>
        <w:rPr>
          <w:b/>
          <w:bCs/>
          <w:noProof/>
          <w:sz w:val="40"/>
          <w:szCs w:val="40"/>
        </w:rPr>
        <mc:AlternateContent>
          <mc:Choice Requires="wps">
            <w:drawing>
              <wp:anchor distT="0" distB="0" distL="114300" distR="114300" simplePos="0" relativeHeight="251658241" behindDoc="0" locked="0" layoutInCell="1" allowOverlap="1" wp14:anchorId="13271423" wp14:editId="06FE5782">
                <wp:simplePos x="0" y="0"/>
                <wp:positionH relativeFrom="column">
                  <wp:posOffset>1879600</wp:posOffset>
                </wp:positionH>
                <wp:positionV relativeFrom="paragraph">
                  <wp:posOffset>184150</wp:posOffset>
                </wp:positionV>
                <wp:extent cx="1943735" cy="570865"/>
                <wp:effectExtent l="0" t="0" r="37465" b="13335"/>
                <wp:wrapSquare wrapText="bothSides"/>
                <wp:docPr id="28" name="Text Box 28"/>
                <wp:cNvGraphicFramePr/>
                <a:graphic xmlns:a="http://schemas.openxmlformats.org/drawingml/2006/main">
                  <a:graphicData uri="http://schemas.microsoft.com/office/word/2010/wordprocessingShape">
                    <wps:wsp>
                      <wps:cNvSpPr txBox="1"/>
                      <wps:spPr>
                        <a:xfrm>
                          <a:off x="0" y="0"/>
                          <a:ext cx="1943735" cy="570865"/>
                        </a:xfrm>
                        <a:prstGeom prst="rect">
                          <a:avLst/>
                        </a:prstGeom>
                        <a:ln/>
                      </wps:spPr>
                      <wps:style>
                        <a:lnRef idx="2">
                          <a:schemeClr val="dk1"/>
                        </a:lnRef>
                        <a:fillRef idx="1">
                          <a:schemeClr val="lt1"/>
                        </a:fillRef>
                        <a:effectRef idx="0">
                          <a:schemeClr val="dk1"/>
                        </a:effectRef>
                        <a:fontRef idx="minor">
                          <a:schemeClr val="dk1"/>
                        </a:fontRef>
                      </wps:style>
                      <wps:txbx>
                        <w:txbxContent>
                          <w:p w14:paraId="1E93B60A" w14:textId="18D4B10A" w:rsidR="007550C8" w:rsidRDefault="007550C8" w:rsidP="00481E59">
                            <w:pPr>
                              <w:jc w:val="center"/>
                            </w:pPr>
                            <w:r>
                              <w:rPr>
                                <w:noProof/>
                              </w:rPr>
                              <w:drawing>
                                <wp:inline distT="0" distB="0" distL="0" distR="0" wp14:anchorId="76E536C1" wp14:editId="65F11EFA">
                                  <wp:extent cx="794534" cy="390865"/>
                                  <wp:effectExtent l="0" t="0" r="0" b="0"/>
                                  <wp:docPr id="29" name="Picture 29" descr="/Users/hsingh/Desktop/Screen Shot 2016-04-30 at 3.4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singh/Desktop/Screen Shot 2016-04-30 at 3.40.59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44347" cy="415370"/>
                                          </a:xfrm>
                                          <a:prstGeom prst="rect">
                                            <a:avLst/>
                                          </a:prstGeom>
                                          <a:noFill/>
                                          <a:ln>
                                            <a:noFill/>
                                          </a:ln>
                                        </pic:spPr>
                                      </pic:pic>
                                    </a:graphicData>
                                  </a:graphic>
                                </wp:inline>
                              </w:drawing>
                            </w:r>
                            <w:r>
                              <w:rPr>
                                <w:noProof/>
                              </w:rPr>
                              <w:drawing>
                                <wp:inline distT="0" distB="0" distL="0" distR="0" wp14:anchorId="415B8BDD" wp14:editId="6D84C05D">
                                  <wp:extent cx="840105" cy="414655"/>
                                  <wp:effectExtent l="0" t="0" r="0" b="0"/>
                                  <wp:docPr id="30" name="Picture 30" descr="/Users/hsingh/Desktop/Screen Shot 2016-04-30 at 3.4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singh/Desktop/Screen Shot 2016-04-30 at 3.40.53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40105" cy="414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71423" id="Text Box 28" o:spid="_x0000_s1027" type="#_x0000_t202" style="position:absolute;margin-left:148pt;margin-top:14.5pt;width:153.05pt;height:44.9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" fillcolor="white [3201]" strokecolor="black [3200]" strokeweight="1pt">
                <v:textbox>
                  <w:txbxContent>
                    <w:p w14:paraId="1E93B60A" w14:textId="18D4B10A" w:rsidR="007550C8" w:rsidRDefault="007550C8" w:rsidP="00481E59">
                      <w:pPr>
                        <w:jc w:val="center"/>
                      </w:pPr>
                      <w:r>
                        <w:rPr>
                          <w:noProof/>
                        </w:rPr>
                        <w:drawing>
                          <wp:inline distT="0" distB="0" distL="0" distR="0" wp14:anchorId="76E536C1" wp14:editId="65F11EFA">
                            <wp:extent cx="794534" cy="390865"/>
                            <wp:effectExtent l="0" t="0" r="0" b="0"/>
                            <wp:docPr id="29" name="Picture 29" descr="/Users/hsingh/Desktop/Screen Shot 2016-04-30 at 3.4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singh/Desktop/Screen Shot 2016-04-30 at 3.40.59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44347" cy="415370"/>
                                    </a:xfrm>
                                    <a:prstGeom prst="rect">
                                      <a:avLst/>
                                    </a:prstGeom>
                                    <a:noFill/>
                                    <a:ln>
                                      <a:noFill/>
                                    </a:ln>
                                  </pic:spPr>
                                </pic:pic>
                              </a:graphicData>
                            </a:graphic>
                          </wp:inline>
                        </w:drawing>
                      </w:r>
                      <w:r>
                        <w:rPr>
                          <w:noProof/>
                        </w:rPr>
                        <w:drawing>
                          <wp:inline distT="0" distB="0" distL="0" distR="0" wp14:anchorId="415B8BDD" wp14:editId="6D84C05D">
                            <wp:extent cx="840105" cy="414655"/>
                            <wp:effectExtent l="0" t="0" r="0" b="0"/>
                            <wp:docPr id="30" name="Picture 30" descr="/Users/hsingh/Desktop/Screen Shot 2016-04-30 at 3.4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singh/Desktop/Screen Shot 2016-04-30 at 3.40.53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40105" cy="414655"/>
                                    </a:xfrm>
                                    <a:prstGeom prst="rect">
                                      <a:avLst/>
                                    </a:prstGeom>
                                    <a:noFill/>
                                    <a:ln>
                                      <a:noFill/>
                                    </a:ln>
                                  </pic:spPr>
                                </pic:pic>
                              </a:graphicData>
                            </a:graphic>
                          </wp:inline>
                        </w:drawing>
                      </w:r>
                    </w:p>
                  </w:txbxContent>
                </v:textbox>
                <w10:wrap type="square"/>
              </v:shape>
            </w:pict>
          </mc:Fallback>
        </mc:AlternateContent>
      </w:r>
    </w:p>
    <w:p w14:paraId="13C77E2E" w14:textId="69072F35" w:rsidR="00C06E10" w:rsidRDefault="00C06E10" w:rsidP="009463AE">
      <w:pPr>
        <w:rPr>
          <w:b/>
          <w:bCs/>
          <w:sz w:val="40"/>
          <w:szCs w:val="40"/>
        </w:rPr>
      </w:pPr>
    </w:p>
    <w:p w14:paraId="352E85CA" w14:textId="77777777" w:rsidR="00481E59" w:rsidRDefault="00481E59" w:rsidP="00481E59">
      <w:pPr>
        <w:pStyle w:val="Caption"/>
        <w:jc w:val="center"/>
      </w:pPr>
    </w:p>
    <w:p w14:paraId="24F34953" w14:textId="2CB15081" w:rsidR="00481E59" w:rsidRDefault="00122FDB" w:rsidP="00481E59">
      <w:pPr>
        <w:pStyle w:val="Caption"/>
        <w:jc w:val="center"/>
      </w:pPr>
      <w:r>
        <w:t>Figure 4</w:t>
      </w:r>
      <w:r w:rsidR="00481E59">
        <w:t xml:space="preserve"> Statuses</w:t>
      </w:r>
    </w:p>
    <w:p w14:paraId="1C638A48" w14:textId="77777777" w:rsidR="005A00B8" w:rsidRDefault="005A00B8" w:rsidP="009463AE">
      <w:pPr>
        <w:rPr>
          <w:b/>
          <w:bCs/>
          <w:sz w:val="30"/>
          <w:szCs w:val="30"/>
        </w:rPr>
      </w:pPr>
    </w:p>
    <w:p w14:paraId="1249ACFC" w14:textId="31BCA388" w:rsidR="00C06E10" w:rsidRPr="005A00B8" w:rsidRDefault="005A00B8" w:rsidP="009463AE">
      <w:pPr>
        <w:rPr>
          <w:b/>
          <w:bCs/>
          <w:sz w:val="30"/>
          <w:szCs w:val="30"/>
        </w:rPr>
      </w:pPr>
      <w:r w:rsidRPr="005A00B8">
        <w:rPr>
          <w:b/>
          <w:bCs/>
          <w:sz w:val="30"/>
          <w:szCs w:val="30"/>
        </w:rPr>
        <w:t>Creating a Building</w:t>
      </w:r>
    </w:p>
    <w:p w14:paraId="21BB50DB" w14:textId="77777777" w:rsidR="002D4D8F" w:rsidRDefault="002D4D8F" w:rsidP="009463AE">
      <w:pPr>
        <w:rPr>
          <w:b/>
          <w:bCs/>
          <w:sz w:val="40"/>
          <w:szCs w:val="40"/>
        </w:rPr>
      </w:pPr>
    </w:p>
    <w:p w14:paraId="2FEF00FB" w14:textId="30DEBE00" w:rsidR="002D4D8F" w:rsidRPr="00C83559" w:rsidRDefault="000715B6" w:rsidP="009463AE">
      <w:pPr>
        <w:rPr>
          <w:bCs/>
        </w:rPr>
      </w:pPr>
      <w:r w:rsidRPr="00C83559">
        <w:rPr>
          <w:bCs/>
        </w:rPr>
        <w:t>A</w:t>
      </w:r>
      <w:r w:rsidR="002F1E8C" w:rsidRPr="00C83559">
        <w:rPr>
          <w:bCs/>
        </w:rPr>
        <w:t xml:space="preserve">fter launching the app, the user will see the welcome screen which prompts </w:t>
      </w:r>
      <w:r w:rsidR="00CB4384" w:rsidRPr="00C83559">
        <w:rPr>
          <w:bCs/>
        </w:rPr>
        <w:t>the user</w:t>
      </w:r>
      <w:r w:rsidR="002F1E8C" w:rsidRPr="00C83559">
        <w:rPr>
          <w:bCs/>
        </w:rPr>
        <w:t xml:space="preserve"> to begin creating a building. The welcome screen </w:t>
      </w:r>
      <w:r w:rsidR="00122FDB">
        <w:rPr>
          <w:bCs/>
        </w:rPr>
        <w:t>is shown by Figure 5</w:t>
      </w:r>
      <w:r w:rsidR="008E3D56" w:rsidRPr="00C83559">
        <w:rPr>
          <w:bCs/>
        </w:rPr>
        <w:t xml:space="preserve">. </w:t>
      </w:r>
    </w:p>
    <w:p w14:paraId="22F047AA" w14:textId="77777777" w:rsidR="008E3D56" w:rsidRDefault="008E3D56" w:rsidP="009463AE">
      <w:pPr>
        <w:rPr>
          <w:bCs/>
          <w:sz w:val="24"/>
          <w:szCs w:val="24"/>
        </w:rPr>
      </w:pPr>
    </w:p>
    <w:p w14:paraId="1EB71929" w14:textId="62766544" w:rsidR="008E3D56" w:rsidRDefault="00E82061" w:rsidP="009463AE">
      <w:pPr>
        <w:rPr>
          <w:b/>
          <w:bCs/>
          <w:sz w:val="40"/>
          <w:szCs w:val="40"/>
        </w:rPr>
      </w:pPr>
      <w:r>
        <w:rPr>
          <w:b/>
          <w:bCs/>
          <w:noProof/>
          <w:sz w:val="40"/>
          <w:szCs w:val="40"/>
        </w:rPr>
        <w:drawing>
          <wp:inline distT="0" distB="0" distL="0" distR="0" wp14:anchorId="4DBE68D0" wp14:editId="5DAD7535">
            <wp:extent cx="5943600" cy="3796030"/>
            <wp:effectExtent l="0" t="0" r="0" b="0"/>
            <wp:docPr id="31" name="Picture 31" descr="/Users/hsingh/Desktop/Screen Shot 2016-04-30 at 7.1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singh/Desktop/Screen Shot 2016-04-30 at 7.14.07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96030"/>
                    </a:xfrm>
                    <a:prstGeom prst="rect">
                      <a:avLst/>
                    </a:prstGeom>
                    <a:noFill/>
                    <a:ln>
                      <a:noFill/>
                    </a:ln>
                  </pic:spPr>
                </pic:pic>
              </a:graphicData>
            </a:graphic>
          </wp:inline>
        </w:drawing>
      </w:r>
    </w:p>
    <w:p w14:paraId="32E28E83" w14:textId="62B2A5C0" w:rsidR="00CB4384" w:rsidRDefault="00122FDB" w:rsidP="00CB4384">
      <w:pPr>
        <w:pStyle w:val="Caption"/>
        <w:jc w:val="center"/>
      </w:pPr>
      <w:r>
        <w:t>Figure 5</w:t>
      </w:r>
      <w:r w:rsidR="00CB4384">
        <w:t xml:space="preserve"> Welcome Screen</w:t>
      </w:r>
    </w:p>
    <w:p w14:paraId="6F906A0F" w14:textId="77777777" w:rsidR="00CB4384" w:rsidRDefault="00CB4384" w:rsidP="00CB4384"/>
    <w:p w14:paraId="7CFA34A7" w14:textId="74F226A5" w:rsidR="00CB4384" w:rsidRPr="00CB4384" w:rsidRDefault="00CB4384" w:rsidP="00CB4384">
      <w:r>
        <w:lastRenderedPageBreak/>
        <w:t>From the welcome screen, the user will click the building icon</w:t>
      </w:r>
      <w:r>
        <w:rPr>
          <w:noProof/>
        </w:rPr>
        <w:drawing>
          <wp:inline distT="0" distB="0" distL="0" distR="0" wp14:anchorId="3438A8EE" wp14:editId="5C25BA4D">
            <wp:extent cx="198223" cy="231392"/>
            <wp:effectExtent l="0" t="0" r="5080" b="0"/>
            <wp:docPr id="32" name="Picture 32" descr="/Users/hsingh/Desktop/Screen Shot 2016-04-30 at 8.0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hsingh/Desktop/Screen Shot 2016-04-30 at 8.08.49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554" cy="235280"/>
                    </a:xfrm>
                    <a:prstGeom prst="rect">
                      <a:avLst/>
                    </a:prstGeom>
                    <a:noFill/>
                    <a:ln>
                      <a:noFill/>
                    </a:ln>
                  </pic:spPr>
                </pic:pic>
              </a:graphicData>
            </a:graphic>
          </wp:inline>
        </w:drawing>
      </w:r>
      <w:r>
        <w:t>, which will open the Building Menu as shown by Figur</w:t>
      </w:r>
      <w:r w:rsidR="00122FDB">
        <w:t>e 6</w:t>
      </w:r>
      <w:r>
        <w:t xml:space="preserve">. </w:t>
      </w:r>
    </w:p>
    <w:p w14:paraId="4E590393" w14:textId="71D63FB8" w:rsidR="00C06E10" w:rsidRDefault="00C06E10" w:rsidP="0091019A">
      <w:pPr>
        <w:jc w:val="center"/>
        <w:rPr>
          <w:b/>
          <w:bCs/>
          <w:sz w:val="40"/>
          <w:szCs w:val="40"/>
        </w:rPr>
      </w:pPr>
    </w:p>
    <w:p w14:paraId="21E718B4" w14:textId="77777777" w:rsidR="0091019A" w:rsidRDefault="0091019A" w:rsidP="0091019A">
      <w:pPr>
        <w:jc w:val="center"/>
        <w:rPr>
          <w:b/>
          <w:bCs/>
          <w:sz w:val="40"/>
          <w:szCs w:val="40"/>
        </w:rPr>
      </w:pPr>
    </w:p>
    <w:p w14:paraId="2F0B736D" w14:textId="25B8A23A" w:rsidR="00C06E10" w:rsidRDefault="00CB4384" w:rsidP="009463AE">
      <w:pPr>
        <w:rPr>
          <w:b/>
          <w:bCs/>
          <w:sz w:val="40"/>
          <w:szCs w:val="40"/>
        </w:rPr>
      </w:pPr>
      <w:r>
        <w:rPr>
          <w:b/>
          <w:bCs/>
          <w:noProof/>
          <w:sz w:val="40"/>
          <w:szCs w:val="40"/>
        </w:rPr>
        <w:drawing>
          <wp:inline distT="0" distB="0" distL="0" distR="0" wp14:anchorId="65F6A9C3" wp14:editId="6C08B946">
            <wp:extent cx="5943600" cy="3796030"/>
            <wp:effectExtent l="0" t="0" r="0" b="0"/>
            <wp:docPr id="33" name="Picture 33" descr="/Users/hsingh/Desktop/Screen Shot 2016-04-30 at 8.0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hsingh/Desktop/Screen Shot 2016-04-30 at 8.09.58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96030"/>
                    </a:xfrm>
                    <a:prstGeom prst="rect">
                      <a:avLst/>
                    </a:prstGeom>
                    <a:noFill/>
                    <a:ln>
                      <a:noFill/>
                    </a:ln>
                  </pic:spPr>
                </pic:pic>
              </a:graphicData>
            </a:graphic>
          </wp:inline>
        </w:drawing>
      </w:r>
    </w:p>
    <w:p w14:paraId="65A51525" w14:textId="29EC1317" w:rsidR="00CB4384" w:rsidRDefault="00122FDB" w:rsidP="00CB4384">
      <w:pPr>
        <w:pStyle w:val="Caption"/>
        <w:jc w:val="center"/>
      </w:pPr>
      <w:r>
        <w:t>Figure 6</w:t>
      </w:r>
      <w:r w:rsidR="00CB4384">
        <w:t xml:space="preserve"> Building Menu</w:t>
      </w:r>
    </w:p>
    <w:p w14:paraId="3B2DEE7B" w14:textId="77777777" w:rsidR="00CB4384" w:rsidRDefault="00CB4384" w:rsidP="00CB4384"/>
    <w:p w14:paraId="20074EAC" w14:textId="6E5779C2" w:rsidR="00CB4384" w:rsidRDefault="00CB4384" w:rsidP="00CB4384">
      <w:r>
        <w:t xml:space="preserve">The user can now enter the Building Name and choose the number of floors. Next, the user can upload a new blueprint by clicking “Choose File”. The user can now name the uploaded blueprint and save it. </w:t>
      </w:r>
    </w:p>
    <w:p w14:paraId="21199AE1" w14:textId="77777777" w:rsidR="00CB4384" w:rsidRDefault="00CB4384" w:rsidP="00CB4384"/>
    <w:p w14:paraId="642DA4D5" w14:textId="0970A0BD" w:rsidR="00CB4384" w:rsidRDefault="00CB4384" w:rsidP="00CB4384">
      <w:r>
        <w:t xml:space="preserve">Next, the user can assign the uploaded blueprint to each floor. The user can use one blueprint for multiple floors or upload a new one for each different floor. </w:t>
      </w:r>
      <w:r w:rsidR="00122FDB">
        <w:t>Figure 7</w:t>
      </w:r>
      <w:r w:rsidR="00AB3E97">
        <w:t xml:space="preserve"> illustrates this. </w:t>
      </w:r>
    </w:p>
    <w:p w14:paraId="4CA6B298" w14:textId="77777777" w:rsidR="00AB3E97" w:rsidRDefault="00AB3E97" w:rsidP="00CB4384"/>
    <w:p w14:paraId="24A52D08" w14:textId="77777777" w:rsidR="00AB3E97" w:rsidRPr="00CB4384" w:rsidRDefault="00AB3E97" w:rsidP="00CB4384"/>
    <w:p w14:paraId="1B927D24" w14:textId="0BE6A621" w:rsidR="00C06E10" w:rsidRDefault="0091019A" w:rsidP="0091019A">
      <w:pPr>
        <w:jc w:val="center"/>
        <w:rPr>
          <w:b/>
          <w:bCs/>
          <w:sz w:val="40"/>
          <w:szCs w:val="40"/>
        </w:rPr>
      </w:pPr>
      <w:r>
        <w:rPr>
          <w:b/>
          <w:bCs/>
          <w:noProof/>
          <w:sz w:val="40"/>
          <w:szCs w:val="40"/>
        </w:rPr>
        <w:lastRenderedPageBreak/>
        <w:drawing>
          <wp:inline distT="0" distB="0" distL="0" distR="0" wp14:anchorId="097308E9" wp14:editId="11078187">
            <wp:extent cx="2576063" cy="4709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hsingh/Desktop/Screen Shot 2016-04-30 at 8.15.40 PM.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576063" cy="4709280"/>
                    </a:xfrm>
                    <a:prstGeom prst="rect">
                      <a:avLst/>
                    </a:prstGeom>
                    <a:noFill/>
                    <a:ln>
                      <a:noFill/>
                    </a:ln>
                  </pic:spPr>
                </pic:pic>
              </a:graphicData>
            </a:graphic>
          </wp:inline>
        </w:drawing>
      </w:r>
    </w:p>
    <w:p w14:paraId="2272A0B8" w14:textId="2AA3488C" w:rsidR="0091019A" w:rsidRDefault="00122FDB" w:rsidP="0091019A">
      <w:pPr>
        <w:pStyle w:val="Caption"/>
        <w:jc w:val="center"/>
      </w:pPr>
      <w:r>
        <w:t>Figure 7</w:t>
      </w:r>
      <w:r w:rsidR="0091019A">
        <w:t xml:space="preserve"> Creating a Building</w:t>
      </w:r>
    </w:p>
    <w:p w14:paraId="3C3F65C1" w14:textId="77777777" w:rsidR="00C06E10" w:rsidRDefault="00C06E10" w:rsidP="009463AE">
      <w:pPr>
        <w:rPr>
          <w:b/>
          <w:bCs/>
          <w:sz w:val="40"/>
          <w:szCs w:val="40"/>
        </w:rPr>
      </w:pPr>
    </w:p>
    <w:p w14:paraId="66F11547" w14:textId="7F6C29B3" w:rsidR="00C06E10" w:rsidRPr="00C83559" w:rsidRDefault="009218A9" w:rsidP="009463AE">
      <w:pPr>
        <w:rPr>
          <w:bCs/>
        </w:rPr>
      </w:pPr>
      <w:r w:rsidRPr="00C83559">
        <w:rPr>
          <w:bCs/>
        </w:rPr>
        <w:t xml:space="preserve">As shown above, the same blueprint has been assigned to both floors. After this, the user simply clicks “Save Building” to create the Building. </w:t>
      </w:r>
    </w:p>
    <w:p w14:paraId="6A9E3429" w14:textId="0663FDE3" w:rsidR="00D31A3A" w:rsidRDefault="00D31A3A" w:rsidP="009463AE">
      <w:pPr>
        <w:rPr>
          <w:b/>
          <w:bCs/>
          <w:sz w:val="40"/>
          <w:szCs w:val="40"/>
        </w:rPr>
      </w:pPr>
    </w:p>
    <w:p w14:paraId="008EEE98" w14:textId="3D98D3D1" w:rsidR="00D31A3A" w:rsidRDefault="00D31A3A" w:rsidP="009463AE">
      <w:pPr>
        <w:rPr>
          <w:b/>
          <w:bCs/>
          <w:sz w:val="40"/>
          <w:szCs w:val="40"/>
        </w:rPr>
      </w:pPr>
      <w:r w:rsidRPr="00D31A3A">
        <w:rPr>
          <w:b/>
          <w:bCs/>
          <w:sz w:val="30"/>
          <w:szCs w:val="30"/>
        </w:rPr>
        <w:t>Editing a Building</w:t>
      </w:r>
    </w:p>
    <w:p w14:paraId="648FD107" w14:textId="77777777" w:rsidR="00D31A3A" w:rsidRDefault="00D31A3A" w:rsidP="009463AE">
      <w:pPr>
        <w:rPr>
          <w:bCs/>
          <w:sz w:val="24"/>
          <w:szCs w:val="24"/>
        </w:rPr>
      </w:pPr>
    </w:p>
    <w:p w14:paraId="4B4E38A5" w14:textId="4EADFC77" w:rsidR="00672E99" w:rsidRPr="00405FA3" w:rsidRDefault="00D31A3A" w:rsidP="009463AE">
      <w:pPr>
        <w:rPr>
          <w:bCs/>
        </w:rPr>
      </w:pPr>
      <w:r w:rsidRPr="00405FA3">
        <w:rPr>
          <w:bCs/>
        </w:rPr>
        <w:t xml:space="preserve">Now that a building has </w:t>
      </w:r>
      <w:r w:rsidR="00154ADD" w:rsidRPr="00405FA3">
        <w:rPr>
          <w:bCs/>
        </w:rPr>
        <w:t>been successfully created</w:t>
      </w:r>
      <w:r w:rsidR="00110861" w:rsidRPr="00405FA3">
        <w:rPr>
          <w:bCs/>
        </w:rPr>
        <w:t xml:space="preserve">, we can begin editing the floor blueprints. To begin editing, click on the pencil icon </w:t>
      </w:r>
      <w:r w:rsidR="00110861" w:rsidRPr="00405FA3">
        <w:rPr>
          <w:bCs/>
          <w:noProof/>
        </w:rPr>
        <w:drawing>
          <wp:inline distT="0" distB="0" distL="0" distR="0" wp14:anchorId="1ED8A89D" wp14:editId="4E1FACF9">
            <wp:extent cx="267557" cy="233560"/>
            <wp:effectExtent l="0" t="0" r="12065" b="0"/>
            <wp:docPr id="37" name="Picture 37" descr="/Users/hsingh/Desktop/Screen Shot 2016-05-01 at 1.4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hsingh/Desktop/Screen Shot 2016-05-01 at 1.46.32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382" cy="241264"/>
                    </a:xfrm>
                    <a:prstGeom prst="rect">
                      <a:avLst/>
                    </a:prstGeom>
                    <a:noFill/>
                    <a:ln>
                      <a:noFill/>
                    </a:ln>
                  </pic:spPr>
                </pic:pic>
              </a:graphicData>
            </a:graphic>
          </wp:inline>
        </w:drawing>
      </w:r>
      <w:r w:rsidR="00110861" w:rsidRPr="00405FA3">
        <w:rPr>
          <w:bCs/>
        </w:rPr>
        <w:t xml:space="preserve"> which will open the </w:t>
      </w:r>
      <w:r w:rsidR="00110861" w:rsidRPr="00405FA3">
        <w:rPr>
          <w:b/>
          <w:bCs/>
        </w:rPr>
        <w:t xml:space="preserve">Edit Layout </w:t>
      </w:r>
      <w:r w:rsidR="00110861" w:rsidRPr="00405FA3">
        <w:rPr>
          <w:bCs/>
        </w:rPr>
        <w:t xml:space="preserve">panel. From the drop down menu, select </w:t>
      </w:r>
      <w:r w:rsidR="007E65F5" w:rsidRPr="00405FA3">
        <w:rPr>
          <w:bCs/>
        </w:rPr>
        <w:t xml:space="preserve">a building </w:t>
      </w:r>
      <w:r w:rsidR="00904D49" w:rsidRPr="00405FA3">
        <w:rPr>
          <w:bCs/>
        </w:rPr>
        <w:t xml:space="preserve">to edit. </w:t>
      </w:r>
      <w:r w:rsidR="00672E99" w:rsidRPr="00405FA3">
        <w:rPr>
          <w:bCs/>
        </w:rPr>
        <w:t>Now to begin editing a floor blueprint, click the Load Floor button next</w:t>
      </w:r>
      <w:r w:rsidR="00122FDB">
        <w:rPr>
          <w:bCs/>
        </w:rPr>
        <w:t xml:space="preserve"> to the desired floor. Figure 8</w:t>
      </w:r>
      <w:r w:rsidR="00672E99" w:rsidRPr="00405FA3">
        <w:rPr>
          <w:bCs/>
        </w:rPr>
        <w:t xml:space="preserve"> below has Building One selected and Floor 1 loaded. This is also shown the by the yellow banner header at the top of the page. </w:t>
      </w:r>
    </w:p>
    <w:p w14:paraId="3633C8FF" w14:textId="77777777" w:rsidR="00672E99" w:rsidRDefault="00672E99" w:rsidP="009463AE">
      <w:pPr>
        <w:rPr>
          <w:bCs/>
          <w:sz w:val="24"/>
          <w:szCs w:val="24"/>
        </w:rPr>
      </w:pPr>
    </w:p>
    <w:p w14:paraId="70FD39A1" w14:textId="12DFFE84" w:rsidR="00D31A3A" w:rsidRPr="00D31A3A" w:rsidRDefault="007E65F5" w:rsidP="009463AE">
      <w:pPr>
        <w:rPr>
          <w:b/>
          <w:bCs/>
          <w:sz w:val="40"/>
          <w:szCs w:val="40"/>
        </w:rPr>
      </w:pPr>
      <w:r>
        <w:rPr>
          <w:bCs/>
          <w:sz w:val="24"/>
          <w:szCs w:val="24"/>
        </w:rPr>
        <w:t xml:space="preserve"> </w:t>
      </w:r>
    </w:p>
    <w:p w14:paraId="4115D92F" w14:textId="5C5843B6" w:rsidR="00C06E10" w:rsidRDefault="00672E99" w:rsidP="009463AE">
      <w:pPr>
        <w:rPr>
          <w:b/>
          <w:bCs/>
          <w:sz w:val="40"/>
          <w:szCs w:val="40"/>
        </w:rPr>
      </w:pPr>
      <w:r>
        <w:rPr>
          <w:b/>
          <w:bCs/>
          <w:noProof/>
          <w:sz w:val="40"/>
          <w:szCs w:val="40"/>
        </w:rPr>
        <w:lastRenderedPageBreak/>
        <w:drawing>
          <wp:inline distT="0" distB="0" distL="0" distR="0" wp14:anchorId="131F6933" wp14:editId="6E7D69FF">
            <wp:extent cx="5932805" cy="3615055"/>
            <wp:effectExtent l="0" t="0" r="10795" b="0"/>
            <wp:docPr id="38" name="Picture 38" descr="/Users/hsingh/Desktop/Screen Shot 2016-05-01 at 2.3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hsingh/Desktop/Screen Shot 2016-05-01 at 2.30.28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2805" cy="3615055"/>
                    </a:xfrm>
                    <a:prstGeom prst="rect">
                      <a:avLst/>
                    </a:prstGeom>
                    <a:noFill/>
                    <a:ln>
                      <a:noFill/>
                    </a:ln>
                  </pic:spPr>
                </pic:pic>
              </a:graphicData>
            </a:graphic>
          </wp:inline>
        </w:drawing>
      </w:r>
    </w:p>
    <w:p w14:paraId="4CC8359C" w14:textId="4FC9944C" w:rsidR="00672E99" w:rsidRDefault="00122FDB" w:rsidP="00672E99">
      <w:pPr>
        <w:pStyle w:val="Caption"/>
        <w:jc w:val="center"/>
      </w:pPr>
      <w:r>
        <w:t>Figure 8</w:t>
      </w:r>
      <w:r w:rsidR="00672E99">
        <w:t xml:space="preserve"> Editing a Floor</w:t>
      </w:r>
    </w:p>
    <w:p w14:paraId="5C107B6D" w14:textId="77777777" w:rsidR="00405FA3" w:rsidRPr="00405FA3" w:rsidRDefault="00405FA3" w:rsidP="00405FA3"/>
    <w:p w14:paraId="0A5FA15A" w14:textId="173AFF2C" w:rsidR="0091019A" w:rsidRPr="00405FA3" w:rsidRDefault="00B053DA" w:rsidP="009463AE">
      <w:pPr>
        <w:rPr>
          <w:bCs/>
        </w:rPr>
      </w:pPr>
      <w:r w:rsidRPr="00405FA3">
        <w:rPr>
          <w:bCs/>
        </w:rPr>
        <w:t xml:space="preserve">It is time to now add devices to the blueprint. Simply choose a device from the drop down menu under </w:t>
      </w:r>
      <w:r w:rsidRPr="00405FA3">
        <w:rPr>
          <w:b/>
          <w:bCs/>
        </w:rPr>
        <w:t xml:space="preserve">Add Devices. </w:t>
      </w:r>
      <w:r w:rsidRPr="00405FA3">
        <w:rPr>
          <w:bCs/>
        </w:rPr>
        <w:t>The number of devices in the drop down are currently loaded up from a file in the backend. The total number of devices avai</w:t>
      </w:r>
      <w:r w:rsidR="00047FAD">
        <w:rPr>
          <w:bCs/>
        </w:rPr>
        <w:t>sorting</w:t>
      </w:r>
      <w:r w:rsidRPr="00405FA3">
        <w:rPr>
          <w:bCs/>
        </w:rPr>
        <w:t xml:space="preserve">lable in this menu are currently contingent upon how many devices are actually added to the database (or file) in the backend. After selecting a device, simply click </w:t>
      </w:r>
      <w:r w:rsidRPr="00405FA3">
        <w:rPr>
          <w:b/>
          <w:bCs/>
        </w:rPr>
        <w:t xml:space="preserve">Add to map </w:t>
      </w:r>
      <w:r w:rsidRPr="00405FA3">
        <w:rPr>
          <w:bCs/>
        </w:rPr>
        <w:t xml:space="preserve">to place the device onto the map and then drag-and-drop to the desired location. </w:t>
      </w:r>
      <w:r w:rsidR="00122FDB">
        <w:rPr>
          <w:bCs/>
        </w:rPr>
        <w:t>Figure 9</w:t>
      </w:r>
      <w:r w:rsidR="0067161C" w:rsidRPr="00405FA3">
        <w:rPr>
          <w:bCs/>
        </w:rPr>
        <w:t xml:space="preserve"> shows the first device “Router </w:t>
      </w:r>
      <w:r w:rsidR="00405FA3" w:rsidRPr="00405FA3">
        <w:rPr>
          <w:bCs/>
        </w:rPr>
        <w:t>-</w:t>
      </w:r>
      <w:r w:rsidR="0067161C" w:rsidRPr="00405FA3">
        <w:rPr>
          <w:bCs/>
        </w:rPr>
        <w:t xml:space="preserve"> Tim</w:t>
      </w:r>
      <w:r w:rsidR="00122FDB">
        <w:rPr>
          <w:bCs/>
        </w:rPr>
        <w:t>s Router” (in Figure 8</w:t>
      </w:r>
      <w:r w:rsidR="0067161C" w:rsidRPr="00405FA3">
        <w:rPr>
          <w:bCs/>
        </w:rPr>
        <w:t xml:space="preserve">) added and moved to the center of the map. </w:t>
      </w:r>
      <w:r w:rsidR="00D13DBD" w:rsidRPr="00405FA3">
        <w:rPr>
          <w:bCs/>
        </w:rPr>
        <w:t xml:space="preserve">When finished adding devices, the user can save the layout by clicking the button </w:t>
      </w:r>
      <w:r w:rsidR="00D13DBD" w:rsidRPr="00405FA3">
        <w:rPr>
          <w:b/>
          <w:bCs/>
        </w:rPr>
        <w:t>Save Floor</w:t>
      </w:r>
      <w:r w:rsidR="00D13DBD" w:rsidRPr="00405FA3">
        <w:rPr>
          <w:bCs/>
        </w:rPr>
        <w:t xml:space="preserve">. </w:t>
      </w:r>
    </w:p>
    <w:p w14:paraId="40B68191" w14:textId="2FE71F0A" w:rsidR="0091019A" w:rsidRDefault="0091019A" w:rsidP="009463AE">
      <w:pPr>
        <w:rPr>
          <w:b/>
          <w:bCs/>
          <w:sz w:val="40"/>
          <w:szCs w:val="40"/>
        </w:rPr>
      </w:pPr>
    </w:p>
    <w:p w14:paraId="5D64C229" w14:textId="093E58E5" w:rsidR="0091019A" w:rsidRDefault="0067161C" w:rsidP="009463AE">
      <w:pPr>
        <w:rPr>
          <w:b/>
          <w:bCs/>
          <w:sz w:val="40"/>
          <w:szCs w:val="40"/>
        </w:rPr>
      </w:pPr>
      <w:r>
        <w:rPr>
          <w:b/>
          <w:bCs/>
          <w:noProof/>
          <w:sz w:val="40"/>
          <w:szCs w:val="40"/>
        </w:rPr>
        <w:lastRenderedPageBreak/>
        <w:drawing>
          <wp:inline distT="0" distB="0" distL="0" distR="0" wp14:anchorId="0838EF4B" wp14:editId="2261491B">
            <wp:extent cx="5932805" cy="3615055"/>
            <wp:effectExtent l="0" t="0" r="10795" b="0"/>
            <wp:docPr id="39" name="Picture 39" descr="/Users/hsingh/Desktop/Screen Shot 2016-05-01 at 2.3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hsingh/Desktop/Screen Shot 2016-05-01 at 2.37.37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805" cy="3615055"/>
                    </a:xfrm>
                    <a:prstGeom prst="rect">
                      <a:avLst/>
                    </a:prstGeom>
                    <a:noFill/>
                    <a:ln>
                      <a:noFill/>
                    </a:ln>
                  </pic:spPr>
                </pic:pic>
              </a:graphicData>
            </a:graphic>
          </wp:inline>
        </w:drawing>
      </w:r>
    </w:p>
    <w:p w14:paraId="5480F725" w14:textId="31778B85" w:rsidR="005224D8" w:rsidRDefault="00C01328" w:rsidP="005224D8">
      <w:pPr>
        <w:pStyle w:val="Caption"/>
        <w:jc w:val="center"/>
      </w:pPr>
      <w:r>
        <w:t>Figure 9</w:t>
      </w:r>
      <w:r w:rsidR="0067161C">
        <w:t xml:space="preserve"> Adding a </w:t>
      </w:r>
      <w:r w:rsidR="00405FA3">
        <w:t>D</w:t>
      </w:r>
      <w:r w:rsidR="0067161C">
        <w:t>evice</w:t>
      </w:r>
    </w:p>
    <w:p w14:paraId="2E399E94" w14:textId="77777777" w:rsidR="00405FA3" w:rsidRPr="00405FA3" w:rsidRDefault="00405FA3" w:rsidP="00405FA3"/>
    <w:p w14:paraId="1EEBA9B0" w14:textId="722E3ABD" w:rsidR="0091019A" w:rsidRDefault="005224D8" w:rsidP="009463AE">
      <w:pPr>
        <w:rPr>
          <w:b/>
          <w:bCs/>
          <w:sz w:val="30"/>
          <w:szCs w:val="30"/>
        </w:rPr>
      </w:pPr>
      <w:r>
        <w:rPr>
          <w:b/>
          <w:bCs/>
          <w:sz w:val="30"/>
          <w:szCs w:val="30"/>
        </w:rPr>
        <w:t xml:space="preserve">Viewing a </w:t>
      </w:r>
      <w:r w:rsidR="0004314C">
        <w:rPr>
          <w:b/>
          <w:bCs/>
          <w:sz w:val="30"/>
          <w:szCs w:val="30"/>
        </w:rPr>
        <w:t>Building</w:t>
      </w:r>
    </w:p>
    <w:p w14:paraId="5CC8721B" w14:textId="77777777" w:rsidR="005224D8" w:rsidRDefault="005224D8" w:rsidP="009463AE">
      <w:pPr>
        <w:rPr>
          <w:bCs/>
          <w:sz w:val="24"/>
          <w:szCs w:val="24"/>
        </w:rPr>
      </w:pPr>
    </w:p>
    <w:p w14:paraId="65F6A195" w14:textId="2536748A" w:rsidR="005224D8" w:rsidRPr="00405FA3" w:rsidRDefault="005224D8" w:rsidP="009463AE">
      <w:pPr>
        <w:rPr>
          <w:bCs/>
        </w:rPr>
      </w:pPr>
      <w:r w:rsidRPr="00405FA3">
        <w:rPr>
          <w:bCs/>
        </w:rPr>
        <w:t xml:space="preserve">After editing a building, </w:t>
      </w:r>
      <w:r w:rsidR="0026401C" w:rsidRPr="00405FA3">
        <w:rPr>
          <w:bCs/>
        </w:rPr>
        <w:t xml:space="preserve">it can now be viewed by clicking the on the eye </w:t>
      </w:r>
      <w:r w:rsidR="0026401C" w:rsidRPr="00405FA3">
        <w:rPr>
          <w:bCs/>
          <w:noProof/>
        </w:rPr>
        <w:drawing>
          <wp:inline distT="0" distB="0" distL="0" distR="0" wp14:anchorId="090CBFE1" wp14:editId="6EA04639">
            <wp:extent cx="274719" cy="215344"/>
            <wp:effectExtent l="0" t="0" r="5080" b="0"/>
            <wp:docPr id="40" name="Picture 40" descr="/Users/hsingh/Desktop/Screen Shot 2016-05-01 at 2.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hsingh/Desktop/Screen Shot 2016-05-01 at 2.48.37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065" cy="220319"/>
                    </a:xfrm>
                    <a:prstGeom prst="rect">
                      <a:avLst/>
                    </a:prstGeom>
                    <a:noFill/>
                    <a:ln>
                      <a:noFill/>
                    </a:ln>
                  </pic:spPr>
                </pic:pic>
              </a:graphicData>
            </a:graphic>
          </wp:inline>
        </w:drawing>
      </w:r>
      <w:r w:rsidR="0026401C" w:rsidRPr="00405FA3">
        <w:rPr>
          <w:bCs/>
        </w:rPr>
        <w:t xml:space="preserve">icon. </w:t>
      </w:r>
      <w:r w:rsidR="003D1BD9" w:rsidRPr="00405FA3">
        <w:rPr>
          <w:bCs/>
        </w:rPr>
        <w:t xml:space="preserve">This will open up the </w:t>
      </w:r>
      <w:r w:rsidR="003D1BD9" w:rsidRPr="00405FA3">
        <w:rPr>
          <w:b/>
          <w:bCs/>
        </w:rPr>
        <w:t xml:space="preserve">View Layout </w:t>
      </w:r>
      <w:r w:rsidR="003D1BD9" w:rsidRPr="00405FA3">
        <w:rPr>
          <w:bCs/>
        </w:rPr>
        <w:t>panel</w:t>
      </w:r>
      <w:r w:rsidR="002B44BE" w:rsidRPr="00405FA3">
        <w:rPr>
          <w:bCs/>
        </w:rPr>
        <w:t xml:space="preserve"> which will list all the buildings that have been created and their statuses. By clicking on a building, a drop-down panel will open displaying all the floors within the building along with the floor’s status. The Floor name can be clicked on to further expand the panel into the individual devices and their respective statuses. The </w:t>
      </w:r>
      <w:r w:rsidR="002B44BE" w:rsidRPr="00405FA3">
        <w:rPr>
          <w:b/>
          <w:bCs/>
        </w:rPr>
        <w:t xml:space="preserve">Open </w:t>
      </w:r>
      <w:r w:rsidR="002B44BE" w:rsidRPr="00405FA3">
        <w:rPr>
          <w:bCs/>
        </w:rPr>
        <w:t xml:space="preserve">button next to each floor can also be clicked on to open the respective floor layout. </w:t>
      </w:r>
    </w:p>
    <w:p w14:paraId="4DE2E79E" w14:textId="77777777" w:rsidR="002B44BE" w:rsidRPr="00405FA3" w:rsidRDefault="002B44BE" w:rsidP="009463AE">
      <w:pPr>
        <w:rPr>
          <w:bCs/>
        </w:rPr>
      </w:pPr>
    </w:p>
    <w:p w14:paraId="279AB185" w14:textId="3008B212" w:rsidR="002B44BE" w:rsidRPr="00405FA3" w:rsidRDefault="002B44BE" w:rsidP="009463AE">
      <w:pPr>
        <w:rPr>
          <w:bCs/>
        </w:rPr>
      </w:pPr>
      <w:r w:rsidRPr="00405FA3">
        <w:rPr>
          <w:bCs/>
        </w:rPr>
        <w:t>When the floor subpanel is extended to display all the devices on that floor, each device can be clicked to locate it on the layout and it will pop up its status. These functionalities are illustrated in the figures below (Figure</w:t>
      </w:r>
      <w:r w:rsidR="00405FA3" w:rsidRPr="00405FA3">
        <w:rPr>
          <w:bCs/>
        </w:rPr>
        <w:t>s</w:t>
      </w:r>
      <w:r w:rsidR="00C01328">
        <w:rPr>
          <w:bCs/>
        </w:rPr>
        <w:t xml:space="preserve"> 10</w:t>
      </w:r>
      <w:r w:rsidRPr="00405FA3">
        <w:rPr>
          <w:bCs/>
        </w:rPr>
        <w:t xml:space="preserve"> &amp; 1</w:t>
      </w:r>
      <w:r w:rsidR="00C01328">
        <w:rPr>
          <w:bCs/>
        </w:rPr>
        <w:t>1</w:t>
      </w:r>
      <w:r w:rsidRPr="00405FA3">
        <w:rPr>
          <w:bCs/>
        </w:rPr>
        <w:t xml:space="preserve">). </w:t>
      </w:r>
    </w:p>
    <w:p w14:paraId="49AEE9B2" w14:textId="77777777" w:rsidR="002B44BE" w:rsidRPr="00405FA3" w:rsidRDefault="002B44BE" w:rsidP="009463AE">
      <w:pPr>
        <w:rPr>
          <w:bCs/>
        </w:rPr>
      </w:pPr>
    </w:p>
    <w:p w14:paraId="7FD63B38" w14:textId="270E4337" w:rsidR="00F73405" w:rsidRPr="00405FA3" w:rsidRDefault="002B44BE" w:rsidP="009463AE">
      <w:pPr>
        <w:rPr>
          <w:bCs/>
        </w:rPr>
      </w:pPr>
      <w:r w:rsidRPr="00405FA3">
        <w:rPr>
          <w:bCs/>
        </w:rPr>
        <w:t>Figure 1</w:t>
      </w:r>
      <w:r w:rsidR="00C01328">
        <w:rPr>
          <w:bCs/>
        </w:rPr>
        <w:t>0</w:t>
      </w:r>
      <w:r w:rsidRPr="00405FA3">
        <w:rPr>
          <w:bCs/>
        </w:rPr>
        <w:t xml:space="preserve"> is expanded all the way (Building &gt; Floor &gt; Devices). This particular building has no devices that are offline (red), therefore the entire building is online (green). </w:t>
      </w:r>
    </w:p>
    <w:p w14:paraId="2C1AF843" w14:textId="77777777" w:rsidR="00F73405" w:rsidRDefault="00F73405" w:rsidP="009463AE">
      <w:pPr>
        <w:rPr>
          <w:bCs/>
          <w:sz w:val="24"/>
          <w:szCs w:val="24"/>
        </w:rPr>
      </w:pPr>
    </w:p>
    <w:p w14:paraId="21B2FD9B" w14:textId="77777777" w:rsidR="00F73405" w:rsidRDefault="00F73405" w:rsidP="009463AE">
      <w:pPr>
        <w:rPr>
          <w:bCs/>
          <w:sz w:val="24"/>
          <w:szCs w:val="24"/>
        </w:rPr>
      </w:pPr>
    </w:p>
    <w:p w14:paraId="761C2ACF" w14:textId="1102C39C" w:rsidR="00F73405" w:rsidRDefault="00AE057C" w:rsidP="009463AE">
      <w:pPr>
        <w:rPr>
          <w:bCs/>
          <w:sz w:val="24"/>
          <w:szCs w:val="24"/>
        </w:rPr>
      </w:pPr>
      <w:r>
        <w:rPr>
          <w:bCs/>
          <w:noProof/>
          <w:sz w:val="24"/>
          <w:szCs w:val="24"/>
        </w:rPr>
        <w:lastRenderedPageBreak/>
        <w:drawing>
          <wp:inline distT="0" distB="0" distL="0" distR="0" wp14:anchorId="6F56C4A5" wp14:editId="3464905B">
            <wp:extent cx="5932805" cy="3615055"/>
            <wp:effectExtent l="0" t="0" r="10795" b="0"/>
            <wp:docPr id="41" name="Picture 41" descr="/Users/hsingh/Desktop/Screen Shot 2016-05-01 at 3.0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hsingh/Desktop/Screen Shot 2016-05-01 at 3.09.35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2805" cy="3615055"/>
                    </a:xfrm>
                    <a:prstGeom prst="rect">
                      <a:avLst/>
                    </a:prstGeom>
                    <a:noFill/>
                    <a:ln>
                      <a:noFill/>
                    </a:ln>
                  </pic:spPr>
                </pic:pic>
              </a:graphicData>
            </a:graphic>
          </wp:inline>
        </w:drawing>
      </w:r>
    </w:p>
    <w:p w14:paraId="1C773B9B" w14:textId="77777777" w:rsidR="002B44BE" w:rsidRDefault="002B44BE" w:rsidP="009463AE">
      <w:pPr>
        <w:rPr>
          <w:bCs/>
          <w:sz w:val="24"/>
          <w:szCs w:val="24"/>
        </w:rPr>
      </w:pPr>
    </w:p>
    <w:p w14:paraId="35CBF105" w14:textId="76289822" w:rsidR="00AE057C" w:rsidRDefault="00AE057C" w:rsidP="00AE057C">
      <w:pPr>
        <w:pStyle w:val="Caption"/>
        <w:jc w:val="center"/>
      </w:pPr>
      <w:r>
        <w:t>Figure 1</w:t>
      </w:r>
      <w:r w:rsidR="00C01328">
        <w:t>0</w:t>
      </w:r>
      <w:r>
        <w:t xml:space="preserve"> Viewing Building 1</w:t>
      </w:r>
    </w:p>
    <w:p w14:paraId="1D47E6B6" w14:textId="77777777" w:rsidR="00AE057C" w:rsidRDefault="00AE057C" w:rsidP="00AE057C"/>
    <w:p w14:paraId="135989F9" w14:textId="77777777" w:rsidR="00AE057C" w:rsidRPr="00AE057C" w:rsidRDefault="00AE057C" w:rsidP="00AE057C"/>
    <w:p w14:paraId="42372F95" w14:textId="7857A755" w:rsidR="00AE057C" w:rsidRPr="00405FA3" w:rsidRDefault="00AE057C" w:rsidP="00AE057C">
      <w:pPr>
        <w:rPr>
          <w:bCs/>
        </w:rPr>
      </w:pPr>
      <w:r w:rsidRPr="00405FA3">
        <w:rPr>
          <w:bCs/>
        </w:rPr>
        <w:t>Figure 1</w:t>
      </w:r>
      <w:r w:rsidR="00C01328">
        <w:rPr>
          <w:bCs/>
        </w:rPr>
        <w:t>1</w:t>
      </w:r>
      <w:r w:rsidRPr="00405FA3">
        <w:rPr>
          <w:bCs/>
        </w:rPr>
        <w:t>, however</w:t>
      </w:r>
      <w:r w:rsidR="00405FA3" w:rsidRPr="00405FA3">
        <w:rPr>
          <w:bCs/>
        </w:rPr>
        <w:t>,</w:t>
      </w:r>
      <w:r w:rsidRPr="00405FA3">
        <w:rPr>
          <w:bCs/>
        </w:rPr>
        <w:t xml:space="preserve"> does include one device on Floor 2 that is offline, making the entire building’s status offline. </w:t>
      </w:r>
    </w:p>
    <w:p w14:paraId="5C57DBF3" w14:textId="77777777" w:rsidR="00AE057C" w:rsidRDefault="00AE057C" w:rsidP="00AE057C">
      <w:pPr>
        <w:rPr>
          <w:bCs/>
          <w:sz w:val="24"/>
          <w:szCs w:val="24"/>
        </w:rPr>
      </w:pPr>
    </w:p>
    <w:p w14:paraId="144A2B99" w14:textId="77777777" w:rsidR="00AE057C" w:rsidRDefault="00AE057C" w:rsidP="00AE057C">
      <w:pPr>
        <w:rPr>
          <w:bCs/>
          <w:sz w:val="24"/>
          <w:szCs w:val="24"/>
        </w:rPr>
      </w:pPr>
    </w:p>
    <w:p w14:paraId="6BD59DC4" w14:textId="77777777" w:rsidR="002B44BE" w:rsidRPr="005224D8" w:rsidRDefault="002B44BE" w:rsidP="009463AE">
      <w:pPr>
        <w:rPr>
          <w:b/>
          <w:bCs/>
          <w:sz w:val="30"/>
          <w:szCs w:val="30"/>
        </w:rPr>
      </w:pPr>
    </w:p>
    <w:p w14:paraId="52CF1EA9" w14:textId="757B25F1" w:rsidR="0091019A" w:rsidRDefault="00AE057C" w:rsidP="009463AE">
      <w:pPr>
        <w:rPr>
          <w:b/>
          <w:bCs/>
          <w:sz w:val="40"/>
          <w:szCs w:val="40"/>
        </w:rPr>
      </w:pPr>
      <w:r>
        <w:rPr>
          <w:b/>
          <w:bCs/>
          <w:noProof/>
          <w:sz w:val="40"/>
          <w:szCs w:val="40"/>
        </w:rPr>
        <w:lastRenderedPageBreak/>
        <w:drawing>
          <wp:inline distT="0" distB="0" distL="0" distR="0" wp14:anchorId="7B86DF12" wp14:editId="19127E12">
            <wp:extent cx="5932805" cy="3615055"/>
            <wp:effectExtent l="0" t="0" r="10795" b="0"/>
            <wp:docPr id="42" name="Picture 42" descr="/Users/hsingh/Desktop/Screen Shot 2016-05-01 at 3.1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hsingh/Desktop/Screen Shot 2016-05-01 at 3.11.44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2805" cy="3615055"/>
                    </a:xfrm>
                    <a:prstGeom prst="rect">
                      <a:avLst/>
                    </a:prstGeom>
                    <a:noFill/>
                    <a:ln>
                      <a:noFill/>
                    </a:ln>
                  </pic:spPr>
                </pic:pic>
              </a:graphicData>
            </a:graphic>
          </wp:inline>
        </w:drawing>
      </w:r>
    </w:p>
    <w:p w14:paraId="266DE0C8" w14:textId="47334403" w:rsidR="00AE057C" w:rsidRDefault="00C01328" w:rsidP="00AE057C">
      <w:pPr>
        <w:pStyle w:val="Caption"/>
        <w:jc w:val="center"/>
      </w:pPr>
      <w:r>
        <w:t>Figure 11</w:t>
      </w:r>
      <w:r w:rsidR="00AE057C">
        <w:t xml:space="preserve"> Viewing Building 2 </w:t>
      </w:r>
    </w:p>
    <w:p w14:paraId="0D7F89A1" w14:textId="77777777" w:rsidR="00AE057C" w:rsidRDefault="00AE057C" w:rsidP="00AE057C"/>
    <w:p w14:paraId="65FE3AFB" w14:textId="03169C43" w:rsidR="00AE057C" w:rsidRDefault="00AE057C" w:rsidP="00AE057C">
      <w:r>
        <w:t xml:space="preserve">By hovering over an individual device on the layout or clicking on it from the side panel, </w:t>
      </w:r>
      <w:r w:rsidR="00405FA3">
        <w:t>the device icon</w:t>
      </w:r>
      <w:r>
        <w:t xml:space="preserve"> will show a small pop window with its </w:t>
      </w:r>
      <w:r>
        <w:rPr>
          <w:b/>
        </w:rPr>
        <w:t xml:space="preserve">IP Address </w:t>
      </w:r>
      <w:r>
        <w:t xml:space="preserve">and </w:t>
      </w:r>
      <w:r>
        <w:rPr>
          <w:b/>
        </w:rPr>
        <w:t>Status</w:t>
      </w:r>
      <w:r w:rsidR="00405FA3">
        <w:t>. This is shown in</w:t>
      </w:r>
      <w:r>
        <w:t xml:space="preserve"> Figure 1</w:t>
      </w:r>
      <w:r w:rsidR="00C01328">
        <w:t>2</w:t>
      </w:r>
      <w:r>
        <w:t xml:space="preserve">. </w:t>
      </w:r>
    </w:p>
    <w:p w14:paraId="3A95B840" w14:textId="77777777" w:rsidR="00AE057C" w:rsidRDefault="00AE057C" w:rsidP="00AE057C"/>
    <w:p w14:paraId="68E2DD58" w14:textId="77777777" w:rsidR="00AE057C" w:rsidRPr="00AE057C" w:rsidRDefault="00AE057C" w:rsidP="00AE057C"/>
    <w:p w14:paraId="498F54D4" w14:textId="248AB2AF" w:rsidR="0091019A" w:rsidRDefault="00AE057C" w:rsidP="009463AE">
      <w:pPr>
        <w:rPr>
          <w:b/>
          <w:bCs/>
          <w:sz w:val="40"/>
          <w:szCs w:val="40"/>
        </w:rPr>
      </w:pPr>
      <w:r>
        <w:rPr>
          <w:b/>
          <w:bCs/>
          <w:noProof/>
          <w:sz w:val="40"/>
          <w:szCs w:val="40"/>
        </w:rPr>
        <w:lastRenderedPageBreak/>
        <w:drawing>
          <wp:inline distT="0" distB="0" distL="0" distR="0" wp14:anchorId="28C8339E" wp14:editId="3FCC8803">
            <wp:extent cx="5932805" cy="3615055"/>
            <wp:effectExtent l="0" t="0" r="10795" b="0"/>
            <wp:docPr id="43" name="Picture 43" descr="/Users/hsingh/Desktop/Screen Shot 2016-05-01 at 3.1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hsingh/Desktop/Screen Shot 2016-05-01 at 3.14.37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2805" cy="3615055"/>
                    </a:xfrm>
                    <a:prstGeom prst="rect">
                      <a:avLst/>
                    </a:prstGeom>
                    <a:noFill/>
                    <a:ln>
                      <a:noFill/>
                    </a:ln>
                  </pic:spPr>
                </pic:pic>
              </a:graphicData>
            </a:graphic>
          </wp:inline>
        </w:drawing>
      </w:r>
    </w:p>
    <w:p w14:paraId="624769CD" w14:textId="609AD094" w:rsidR="00AE057C" w:rsidRDefault="00C01328" w:rsidP="00AE057C">
      <w:pPr>
        <w:pStyle w:val="Caption"/>
        <w:jc w:val="center"/>
      </w:pPr>
      <w:r>
        <w:t>Figure 12</w:t>
      </w:r>
      <w:r w:rsidR="00AE057C">
        <w:t xml:space="preserve"> Individual Device Status Popup  </w:t>
      </w:r>
    </w:p>
    <w:p w14:paraId="1EAA2EC4" w14:textId="77777777" w:rsidR="0091019A" w:rsidRDefault="0091019A" w:rsidP="009463AE">
      <w:pPr>
        <w:rPr>
          <w:b/>
          <w:bCs/>
          <w:sz w:val="40"/>
          <w:szCs w:val="40"/>
        </w:rPr>
      </w:pPr>
    </w:p>
    <w:p w14:paraId="729801B9" w14:textId="277D4F6A" w:rsidR="0004314C" w:rsidRDefault="0004314C" w:rsidP="009463AE">
      <w:pPr>
        <w:rPr>
          <w:b/>
          <w:bCs/>
          <w:sz w:val="40"/>
          <w:szCs w:val="40"/>
        </w:rPr>
      </w:pPr>
      <w:r>
        <w:rPr>
          <w:b/>
          <w:bCs/>
          <w:sz w:val="30"/>
          <w:szCs w:val="30"/>
        </w:rPr>
        <w:t>Printing a Layout</w:t>
      </w:r>
    </w:p>
    <w:p w14:paraId="2342D010" w14:textId="77777777" w:rsidR="005224D8" w:rsidRDefault="005224D8" w:rsidP="009463AE">
      <w:pPr>
        <w:rPr>
          <w:b/>
          <w:bCs/>
          <w:sz w:val="40"/>
          <w:szCs w:val="40"/>
        </w:rPr>
      </w:pPr>
    </w:p>
    <w:p w14:paraId="02B92A43" w14:textId="5E660A5A" w:rsidR="005224D8" w:rsidRPr="00405FA3" w:rsidRDefault="00A029FC" w:rsidP="009463AE">
      <w:pPr>
        <w:rPr>
          <w:bCs/>
        </w:rPr>
      </w:pPr>
      <w:r w:rsidRPr="00405FA3">
        <w:rPr>
          <w:bCs/>
        </w:rPr>
        <w:t xml:space="preserve">In the settings menu, the user has an option to </w:t>
      </w:r>
      <w:r w:rsidR="00F20F32" w:rsidRPr="00405FA3">
        <w:rPr>
          <w:bCs/>
        </w:rPr>
        <w:t xml:space="preserve">print a zoomed in version of a layout. </w:t>
      </w:r>
      <w:r w:rsidR="00921358" w:rsidRPr="00405FA3">
        <w:rPr>
          <w:bCs/>
        </w:rPr>
        <w:t>The user can access the settings menu by clicking on the settings cog icon</w:t>
      </w:r>
      <w:r w:rsidR="009940AD" w:rsidRPr="00405FA3">
        <w:rPr>
          <w:bCs/>
          <w:noProof/>
        </w:rPr>
        <w:drawing>
          <wp:inline distT="0" distB="0" distL="0" distR="0" wp14:anchorId="770FBF91" wp14:editId="07FC45C5">
            <wp:extent cx="226872" cy="184122"/>
            <wp:effectExtent l="0" t="0" r="1905" b="0"/>
            <wp:docPr id="44" name="Picture 44" descr="/Users/hsingh/Desktop/Screen Shot 2016-05-01 at 7.1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hsingh/Desktop/Screen Shot 2016-05-01 at 7.17.32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802" cy="209224"/>
                    </a:xfrm>
                    <a:prstGeom prst="rect">
                      <a:avLst/>
                    </a:prstGeom>
                    <a:noFill/>
                    <a:ln>
                      <a:noFill/>
                    </a:ln>
                  </pic:spPr>
                </pic:pic>
              </a:graphicData>
            </a:graphic>
          </wp:inline>
        </w:drawing>
      </w:r>
      <w:r w:rsidR="009940AD" w:rsidRPr="00405FA3">
        <w:rPr>
          <w:bCs/>
        </w:rPr>
        <w:t xml:space="preserve">. The user will have to zoom in one level onto a device to activate the </w:t>
      </w:r>
      <w:r w:rsidR="009940AD" w:rsidRPr="00405FA3">
        <w:rPr>
          <w:b/>
          <w:bCs/>
        </w:rPr>
        <w:t xml:space="preserve">Print Map </w:t>
      </w:r>
      <w:r w:rsidR="00C01328">
        <w:rPr>
          <w:bCs/>
        </w:rPr>
        <w:t>button. Figure 13</w:t>
      </w:r>
      <w:r w:rsidR="009940AD" w:rsidRPr="00405FA3">
        <w:rPr>
          <w:bCs/>
        </w:rPr>
        <w:t xml:space="preserve"> shows the </w:t>
      </w:r>
      <w:r w:rsidR="009940AD" w:rsidRPr="00405FA3">
        <w:rPr>
          <w:b/>
          <w:bCs/>
        </w:rPr>
        <w:t xml:space="preserve">Layout Settings </w:t>
      </w:r>
      <w:r w:rsidR="009940AD" w:rsidRPr="00405FA3">
        <w:rPr>
          <w:bCs/>
        </w:rPr>
        <w:t xml:space="preserve">menu and </w:t>
      </w:r>
      <w:r w:rsidR="009940AD" w:rsidRPr="00405FA3">
        <w:rPr>
          <w:b/>
          <w:bCs/>
        </w:rPr>
        <w:t>Print Map</w:t>
      </w:r>
      <w:r w:rsidR="009940AD" w:rsidRPr="00405FA3">
        <w:rPr>
          <w:bCs/>
        </w:rPr>
        <w:t xml:space="preserve"> option. </w:t>
      </w:r>
    </w:p>
    <w:p w14:paraId="7B230068" w14:textId="77777777" w:rsidR="009940AD" w:rsidRPr="00E05111" w:rsidRDefault="009940AD" w:rsidP="009463AE">
      <w:pPr>
        <w:rPr>
          <w:bCs/>
          <w:sz w:val="24"/>
          <w:szCs w:val="24"/>
        </w:rPr>
      </w:pPr>
    </w:p>
    <w:p w14:paraId="63500055" w14:textId="5CF00992" w:rsidR="005224D8" w:rsidRDefault="009940AD" w:rsidP="009463AE">
      <w:pPr>
        <w:rPr>
          <w:b/>
          <w:bCs/>
          <w:sz w:val="40"/>
          <w:szCs w:val="40"/>
        </w:rPr>
      </w:pPr>
      <w:r>
        <w:rPr>
          <w:b/>
          <w:bCs/>
          <w:noProof/>
          <w:sz w:val="40"/>
          <w:szCs w:val="40"/>
        </w:rPr>
        <w:lastRenderedPageBreak/>
        <w:drawing>
          <wp:inline distT="0" distB="0" distL="0" distR="0" wp14:anchorId="12016226" wp14:editId="426FFAA9">
            <wp:extent cx="5932805" cy="3615055"/>
            <wp:effectExtent l="0" t="0" r="10795" b="0"/>
            <wp:docPr id="45" name="Picture 45" descr="/Users/hsingh/Desktop/Screen Shot 2016-05-01 at 7.2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hsingh/Desktop/Screen Shot 2016-05-01 at 7.20.46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2805" cy="3615055"/>
                    </a:xfrm>
                    <a:prstGeom prst="rect">
                      <a:avLst/>
                    </a:prstGeom>
                    <a:noFill/>
                    <a:ln>
                      <a:noFill/>
                    </a:ln>
                  </pic:spPr>
                </pic:pic>
              </a:graphicData>
            </a:graphic>
          </wp:inline>
        </w:drawing>
      </w:r>
    </w:p>
    <w:p w14:paraId="63C36C80" w14:textId="1F590D45" w:rsidR="009940AD" w:rsidRDefault="00C01328" w:rsidP="009940AD">
      <w:pPr>
        <w:pStyle w:val="Caption"/>
        <w:jc w:val="center"/>
      </w:pPr>
      <w:r>
        <w:t>Figure 13</w:t>
      </w:r>
      <w:r w:rsidR="009940AD">
        <w:t xml:space="preserve"> Layout Settings</w:t>
      </w:r>
    </w:p>
    <w:p w14:paraId="3B46B71D" w14:textId="77777777" w:rsidR="009940AD" w:rsidRDefault="009940AD" w:rsidP="009940AD">
      <w:pPr>
        <w:pStyle w:val="Caption"/>
      </w:pPr>
    </w:p>
    <w:p w14:paraId="482BCB79" w14:textId="106442CF" w:rsidR="009940AD" w:rsidRDefault="009940AD" w:rsidP="009940AD">
      <w:pPr>
        <w:pStyle w:val="Caption"/>
      </w:pPr>
    </w:p>
    <w:p w14:paraId="1474ADB6" w14:textId="77777777" w:rsidR="009940AD" w:rsidRDefault="009940AD" w:rsidP="009940AD"/>
    <w:p w14:paraId="1DEBDA74" w14:textId="7B254CB8" w:rsidR="009940AD" w:rsidRPr="00405FA3" w:rsidRDefault="00C01328" w:rsidP="009940AD">
      <w:r>
        <w:t>Figure 14</w:t>
      </w:r>
      <w:r w:rsidR="009940AD" w:rsidRPr="00405FA3">
        <w:t xml:space="preserve"> shows the system print command window pop up when the </w:t>
      </w:r>
      <w:r w:rsidR="009940AD" w:rsidRPr="00405FA3">
        <w:rPr>
          <w:b/>
        </w:rPr>
        <w:t xml:space="preserve">Print Current Map </w:t>
      </w:r>
      <w:r w:rsidR="009940AD" w:rsidRPr="00405FA3">
        <w:t xml:space="preserve">button is clicked. </w:t>
      </w:r>
    </w:p>
    <w:p w14:paraId="576D0C25" w14:textId="17011DCE" w:rsidR="009940AD" w:rsidRDefault="009940AD" w:rsidP="009940AD">
      <w:pPr>
        <w:rPr>
          <w:sz w:val="24"/>
          <w:szCs w:val="24"/>
        </w:rPr>
      </w:pPr>
      <w:r>
        <w:rPr>
          <w:noProof/>
          <w:sz w:val="24"/>
          <w:szCs w:val="24"/>
        </w:rPr>
        <w:lastRenderedPageBreak/>
        <w:drawing>
          <wp:inline distT="0" distB="0" distL="0" distR="0" wp14:anchorId="243CACA0" wp14:editId="2D8D0B8E">
            <wp:extent cx="5932805" cy="3615055"/>
            <wp:effectExtent l="0" t="0" r="10795" b="0"/>
            <wp:docPr id="46" name="Picture 46" descr="/Users/hsingh/Desktop/Screen Shot 2016-05-01 at 7.20.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hsingh/Desktop/Screen Shot 2016-05-01 at 7.20.30 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805" cy="3615055"/>
                    </a:xfrm>
                    <a:prstGeom prst="rect">
                      <a:avLst/>
                    </a:prstGeom>
                    <a:noFill/>
                    <a:ln>
                      <a:noFill/>
                    </a:ln>
                  </pic:spPr>
                </pic:pic>
              </a:graphicData>
            </a:graphic>
          </wp:inline>
        </w:drawing>
      </w:r>
    </w:p>
    <w:p w14:paraId="5E8681D0" w14:textId="77777777" w:rsidR="009940AD" w:rsidRPr="009940AD" w:rsidRDefault="009940AD" w:rsidP="009940AD"/>
    <w:p w14:paraId="20E12BCC" w14:textId="0E47278E" w:rsidR="009940AD" w:rsidRDefault="00C01328" w:rsidP="009940AD">
      <w:pPr>
        <w:pStyle w:val="Caption"/>
        <w:jc w:val="center"/>
      </w:pPr>
      <w:r>
        <w:t>Figure 14</w:t>
      </w:r>
      <w:r w:rsidR="009940AD">
        <w:t xml:space="preserve"> Print Layout Window  </w:t>
      </w:r>
    </w:p>
    <w:p w14:paraId="769F87CC" w14:textId="77777777" w:rsidR="005224D8" w:rsidRDefault="005224D8" w:rsidP="009463AE">
      <w:pPr>
        <w:rPr>
          <w:b/>
          <w:bCs/>
          <w:sz w:val="40"/>
          <w:szCs w:val="40"/>
        </w:rPr>
      </w:pPr>
    </w:p>
    <w:p w14:paraId="4532E248" w14:textId="77777777" w:rsidR="005224D8" w:rsidRDefault="005224D8" w:rsidP="009463AE">
      <w:pPr>
        <w:rPr>
          <w:b/>
          <w:bCs/>
          <w:sz w:val="40"/>
          <w:szCs w:val="40"/>
        </w:rPr>
      </w:pPr>
    </w:p>
    <w:p w14:paraId="38F6C0A4" w14:textId="77777777" w:rsidR="005224D8" w:rsidRDefault="005224D8" w:rsidP="009463AE">
      <w:pPr>
        <w:rPr>
          <w:b/>
          <w:bCs/>
          <w:sz w:val="40"/>
          <w:szCs w:val="40"/>
        </w:rPr>
      </w:pPr>
    </w:p>
    <w:p w14:paraId="7DFE0636" w14:textId="77777777" w:rsidR="005224D8" w:rsidRDefault="005224D8" w:rsidP="009463AE">
      <w:pPr>
        <w:rPr>
          <w:b/>
          <w:bCs/>
          <w:sz w:val="40"/>
          <w:szCs w:val="40"/>
        </w:rPr>
      </w:pPr>
    </w:p>
    <w:p w14:paraId="494FE024" w14:textId="77777777" w:rsidR="00757F02" w:rsidRDefault="00757F02" w:rsidP="009463AE">
      <w:pPr>
        <w:rPr>
          <w:b/>
          <w:bCs/>
          <w:sz w:val="40"/>
          <w:szCs w:val="40"/>
        </w:rPr>
      </w:pPr>
    </w:p>
    <w:p w14:paraId="46D7B429" w14:textId="77777777" w:rsidR="00757F02" w:rsidRDefault="00757F02" w:rsidP="009463AE">
      <w:pPr>
        <w:rPr>
          <w:b/>
          <w:bCs/>
          <w:sz w:val="40"/>
          <w:szCs w:val="40"/>
        </w:rPr>
      </w:pPr>
    </w:p>
    <w:p w14:paraId="0EA6BA5B" w14:textId="77777777" w:rsidR="00757F02" w:rsidRDefault="00757F02" w:rsidP="009463AE">
      <w:pPr>
        <w:rPr>
          <w:b/>
          <w:bCs/>
          <w:sz w:val="40"/>
          <w:szCs w:val="40"/>
        </w:rPr>
      </w:pPr>
    </w:p>
    <w:p w14:paraId="0994E3B2" w14:textId="77777777" w:rsidR="00757F02" w:rsidRDefault="00757F02" w:rsidP="009463AE">
      <w:pPr>
        <w:rPr>
          <w:b/>
          <w:bCs/>
          <w:sz w:val="40"/>
          <w:szCs w:val="40"/>
        </w:rPr>
      </w:pPr>
    </w:p>
    <w:p w14:paraId="74350656" w14:textId="77777777" w:rsidR="00757F02" w:rsidRDefault="00757F02" w:rsidP="009463AE">
      <w:pPr>
        <w:rPr>
          <w:b/>
          <w:bCs/>
          <w:sz w:val="40"/>
          <w:szCs w:val="40"/>
        </w:rPr>
      </w:pPr>
    </w:p>
    <w:p w14:paraId="08E9D739" w14:textId="77777777" w:rsidR="00757F02" w:rsidRDefault="00757F02" w:rsidP="009463AE">
      <w:pPr>
        <w:rPr>
          <w:b/>
          <w:bCs/>
          <w:sz w:val="40"/>
          <w:szCs w:val="40"/>
        </w:rPr>
      </w:pPr>
    </w:p>
    <w:p w14:paraId="7C54F698" w14:textId="77777777" w:rsidR="00757F02" w:rsidRDefault="00757F02" w:rsidP="009463AE">
      <w:pPr>
        <w:rPr>
          <w:b/>
          <w:bCs/>
          <w:sz w:val="40"/>
          <w:szCs w:val="40"/>
        </w:rPr>
      </w:pPr>
    </w:p>
    <w:p w14:paraId="3EF30E0C" w14:textId="77777777" w:rsidR="00757F02" w:rsidRDefault="00757F02" w:rsidP="009463AE">
      <w:pPr>
        <w:rPr>
          <w:b/>
          <w:bCs/>
          <w:sz w:val="40"/>
          <w:szCs w:val="40"/>
        </w:rPr>
      </w:pPr>
    </w:p>
    <w:p w14:paraId="35F8A853" w14:textId="0D6EAE44" w:rsidR="009463AE" w:rsidRPr="009463AE" w:rsidRDefault="009463AE" w:rsidP="009463AE">
      <w:pPr>
        <w:rPr>
          <w:b/>
          <w:bCs/>
          <w:sz w:val="40"/>
          <w:szCs w:val="40"/>
        </w:rPr>
      </w:pPr>
      <w:r w:rsidRPr="009463AE">
        <w:rPr>
          <w:b/>
          <w:bCs/>
          <w:sz w:val="40"/>
          <w:szCs w:val="40"/>
        </w:rPr>
        <w:lastRenderedPageBreak/>
        <w:t>Installation Guide</w:t>
      </w:r>
    </w:p>
    <w:p w14:paraId="4E97A2C6" w14:textId="77777777" w:rsidR="009463AE" w:rsidRDefault="009463AE" w:rsidP="00EF135D"/>
    <w:p w14:paraId="1B21DBAA" w14:textId="77777777" w:rsidR="0051505C" w:rsidRDefault="0051505C" w:rsidP="00EF135D">
      <w:pPr>
        <w:rPr>
          <w:b/>
          <w:bCs/>
        </w:rPr>
      </w:pPr>
    </w:p>
    <w:p w14:paraId="3DA2790E" w14:textId="074A8825" w:rsidR="001875FE" w:rsidRDefault="0051505C" w:rsidP="00EF135D">
      <w:pPr>
        <w:rPr>
          <w:b/>
          <w:bCs/>
        </w:rPr>
      </w:pPr>
      <w:r>
        <w:rPr>
          <w:b/>
          <w:bCs/>
        </w:rPr>
        <w:t>Required Software</w:t>
      </w:r>
    </w:p>
    <w:p w14:paraId="2D7547A6" w14:textId="51BF1F09" w:rsidR="0051505C" w:rsidRDefault="0051505C" w:rsidP="00EF135D"/>
    <w:p w14:paraId="2C16895E" w14:textId="5F231EB4" w:rsidR="0051505C" w:rsidRDefault="0051505C" w:rsidP="0051505C">
      <w:pPr>
        <w:pStyle w:val="ListParagraph"/>
        <w:numPr>
          <w:ilvl w:val="0"/>
          <w:numId w:val="11"/>
        </w:numPr>
      </w:pPr>
      <w:r>
        <w:t>Java 1.8 +</w:t>
      </w:r>
    </w:p>
    <w:p w14:paraId="5838C9AD" w14:textId="7B235DEC" w:rsidR="0051505C" w:rsidRDefault="0051505C" w:rsidP="0051505C">
      <w:pPr>
        <w:pStyle w:val="ListParagraph"/>
        <w:numPr>
          <w:ilvl w:val="0"/>
          <w:numId w:val="11"/>
        </w:numPr>
      </w:pPr>
      <w:r>
        <w:t>Apache Maven 3.3 +</w:t>
      </w:r>
    </w:p>
    <w:p w14:paraId="16D72A03" w14:textId="02D844D5" w:rsidR="0051505C" w:rsidRDefault="0051505C" w:rsidP="0051505C">
      <w:pPr>
        <w:pStyle w:val="ListParagraph"/>
        <w:numPr>
          <w:ilvl w:val="0"/>
          <w:numId w:val="11"/>
        </w:numPr>
      </w:pPr>
      <w:r>
        <w:t>Apache Tomcat 7 +</w:t>
      </w:r>
    </w:p>
    <w:p w14:paraId="5244C465" w14:textId="77777777" w:rsidR="0051505C" w:rsidRDefault="0051505C" w:rsidP="00EF135D"/>
    <w:p w14:paraId="050B046F" w14:textId="77777777" w:rsidR="00C9159D" w:rsidRDefault="00C9159D" w:rsidP="00EF135D"/>
    <w:p w14:paraId="3DA600BA" w14:textId="78D28C58" w:rsidR="00B3358F" w:rsidRDefault="00B3358F" w:rsidP="00EF135D">
      <w:r>
        <w:rPr>
          <w:b/>
          <w:bCs/>
        </w:rPr>
        <w:t>Installation Instructions</w:t>
      </w:r>
    </w:p>
    <w:p w14:paraId="4BF7B473" w14:textId="77777777" w:rsidR="00B3358F" w:rsidRDefault="00B3358F" w:rsidP="00EF135D"/>
    <w:p w14:paraId="448DCF29" w14:textId="7A047BB1" w:rsidR="00B3358F" w:rsidRDefault="00B3358F" w:rsidP="00B3358F">
      <w:pPr>
        <w:pStyle w:val="ListParagraph"/>
        <w:numPr>
          <w:ilvl w:val="0"/>
          <w:numId w:val="11"/>
        </w:numPr>
      </w:pPr>
      <w:r>
        <w:t>Redhat Linux</w:t>
      </w:r>
    </w:p>
    <w:p w14:paraId="01717E3C" w14:textId="19B4628A" w:rsidR="00B3358F" w:rsidRDefault="006F45F9" w:rsidP="006F45F9">
      <w:pPr>
        <w:pStyle w:val="ListParagraph"/>
        <w:numPr>
          <w:ilvl w:val="1"/>
          <w:numId w:val="11"/>
        </w:numPr>
      </w:pPr>
      <w:r>
        <w:t xml:space="preserve">Java 1.8: </w:t>
      </w:r>
      <w:hyperlink r:id="rId56" w:history="1">
        <w:r w:rsidRPr="008831F5">
          <w:rPr>
            <w:rStyle w:val="Hyperlink"/>
          </w:rPr>
          <w:t>http://tecadmin.net/install-java-8-on-centos-rhel-and-fedora/</w:t>
        </w:r>
      </w:hyperlink>
    </w:p>
    <w:p w14:paraId="4A8068B2" w14:textId="23C12D04" w:rsidR="006F45F9" w:rsidRDefault="008B3750" w:rsidP="008B3750">
      <w:pPr>
        <w:pStyle w:val="ListParagraph"/>
        <w:numPr>
          <w:ilvl w:val="1"/>
          <w:numId w:val="11"/>
        </w:numPr>
      </w:pPr>
      <w:r w:rsidRPr="008B3750">
        <w:t>Apache Maven 3.3 +</w:t>
      </w:r>
      <w:r>
        <w:t xml:space="preserve">: </w:t>
      </w:r>
      <w:hyperlink r:id="rId57" w:history="1">
        <w:r w:rsidRPr="008831F5">
          <w:rPr>
            <w:rStyle w:val="Hyperlink"/>
          </w:rPr>
          <w:t>https://maven.apache.org/install.html</w:t>
        </w:r>
      </w:hyperlink>
    </w:p>
    <w:p w14:paraId="0D661FD5" w14:textId="03D2CC37" w:rsidR="008B3750" w:rsidRDefault="008B3750" w:rsidP="00D155DA">
      <w:pPr>
        <w:pStyle w:val="ListParagraph"/>
        <w:numPr>
          <w:ilvl w:val="1"/>
          <w:numId w:val="11"/>
        </w:numPr>
      </w:pPr>
      <w:r w:rsidRPr="008B3750">
        <w:t>Apache Tomcat 7 +</w:t>
      </w:r>
      <w:r>
        <w:t xml:space="preserve">: </w:t>
      </w:r>
      <w:hyperlink r:id="rId58" w:history="1">
        <w:r w:rsidR="00D155DA" w:rsidRPr="008831F5">
          <w:rPr>
            <w:rStyle w:val="Hyperlink"/>
          </w:rPr>
          <w:t>http://tecadmin.net/steps-to-install-tomcat-server-on-centos-rhel/</w:t>
        </w:r>
      </w:hyperlink>
      <w:r w:rsidR="00D155DA">
        <w:br/>
      </w:r>
    </w:p>
    <w:p w14:paraId="48F107B0" w14:textId="3A24A528" w:rsidR="00D155DA" w:rsidRDefault="00D155DA" w:rsidP="00D155DA">
      <w:pPr>
        <w:pStyle w:val="ListParagraph"/>
        <w:numPr>
          <w:ilvl w:val="0"/>
          <w:numId w:val="11"/>
        </w:numPr>
      </w:pPr>
      <w:r>
        <w:t>Windows 7/8/10</w:t>
      </w:r>
    </w:p>
    <w:p w14:paraId="257086C1" w14:textId="2E1E66F4" w:rsidR="00D155DA" w:rsidRDefault="00D155DA" w:rsidP="00D155DA">
      <w:pPr>
        <w:pStyle w:val="ListParagraph"/>
        <w:numPr>
          <w:ilvl w:val="1"/>
          <w:numId w:val="11"/>
        </w:numPr>
      </w:pPr>
      <w:r w:rsidRPr="00D155DA">
        <w:t xml:space="preserve">Java 1.8: </w:t>
      </w:r>
      <w:hyperlink r:id="rId59" w:history="1">
        <w:r w:rsidRPr="008831F5">
          <w:rPr>
            <w:rStyle w:val="Hyperlink"/>
          </w:rPr>
          <w:t>http://www.oracle.com/technetwork/java/javase/downloads/jdk8-downloads-2133151.html</w:t>
        </w:r>
      </w:hyperlink>
    </w:p>
    <w:p w14:paraId="01C83381" w14:textId="68EE5F6B" w:rsidR="00D155DA" w:rsidRPr="00D155DA" w:rsidRDefault="00D155DA" w:rsidP="00D155DA">
      <w:pPr>
        <w:pStyle w:val="ListParagraph"/>
        <w:numPr>
          <w:ilvl w:val="1"/>
          <w:numId w:val="11"/>
        </w:numPr>
      </w:pPr>
      <w:r w:rsidRPr="00D155DA">
        <w:t xml:space="preserve">Apache Maven 3.3 +: </w:t>
      </w:r>
      <w:hyperlink r:id="rId60" w:history="1">
        <w:r w:rsidRPr="00D155DA">
          <w:rPr>
            <w:rStyle w:val="Hyperlink"/>
          </w:rPr>
          <w:t>https://maven.apache.org/install.html</w:t>
        </w:r>
      </w:hyperlink>
    </w:p>
    <w:p w14:paraId="7F9D5736" w14:textId="1301CBD9" w:rsidR="004262E1" w:rsidRDefault="00D155DA" w:rsidP="004262E1">
      <w:pPr>
        <w:pStyle w:val="ListParagraph"/>
        <w:numPr>
          <w:ilvl w:val="1"/>
          <w:numId w:val="11"/>
        </w:numPr>
      </w:pPr>
      <w:r w:rsidRPr="00D155DA">
        <w:t xml:space="preserve">Apache Tomcat 7 +: </w:t>
      </w:r>
      <w:hyperlink r:id="rId61" w:anchor="Windows" w:history="1">
        <w:r w:rsidR="004262E1" w:rsidRPr="008831F5">
          <w:rPr>
            <w:rStyle w:val="Hyperlink"/>
          </w:rPr>
          <w:t>https://tomcat.apache.org/tomcat-7.0-doc/setup.html#Windows</w:t>
        </w:r>
      </w:hyperlink>
    </w:p>
    <w:p w14:paraId="6D193FBC" w14:textId="1DF41F80" w:rsidR="00B3358F" w:rsidRDefault="00B3358F" w:rsidP="00EF135D"/>
    <w:p w14:paraId="29E0539B" w14:textId="77777777" w:rsidR="00B3358F" w:rsidRDefault="00B3358F" w:rsidP="00EF135D"/>
    <w:p w14:paraId="556863CD" w14:textId="5F0A1A0D" w:rsidR="0051505C" w:rsidRDefault="0051505C" w:rsidP="00EF135D">
      <w:pPr>
        <w:rPr>
          <w:b/>
          <w:bCs/>
        </w:rPr>
      </w:pPr>
      <w:r>
        <w:rPr>
          <w:b/>
          <w:bCs/>
        </w:rPr>
        <w:t>Build Instructions</w:t>
      </w:r>
    </w:p>
    <w:p w14:paraId="7B1770EE" w14:textId="77777777" w:rsidR="0051505C" w:rsidRDefault="0051505C" w:rsidP="00EF135D"/>
    <w:p w14:paraId="4A81DA2E" w14:textId="77777777" w:rsidR="00DC2C3F" w:rsidRDefault="0051505C" w:rsidP="0051505C">
      <w:pPr>
        <w:pStyle w:val="ListParagraph"/>
        <w:numPr>
          <w:ilvl w:val="0"/>
          <w:numId w:val="21"/>
        </w:numPr>
      </w:pPr>
      <w:r>
        <w:t>Extract contents of the zip file containing the project files.</w:t>
      </w:r>
    </w:p>
    <w:p w14:paraId="57F560CE" w14:textId="72D4EC77" w:rsidR="00DC2C3F" w:rsidRDefault="00DC2C3F" w:rsidP="0051505C">
      <w:pPr>
        <w:pStyle w:val="ListParagraph"/>
        <w:numPr>
          <w:ilvl w:val="0"/>
          <w:numId w:val="21"/>
        </w:numPr>
      </w:pPr>
      <w:r>
        <w:t xml:space="preserve">From the directory containing the extracted files, run the following command: </w:t>
      </w:r>
      <w:r w:rsidR="00027824">
        <w:br/>
      </w:r>
      <w:r w:rsidRPr="00DC2C3F">
        <w:rPr>
          <w:i/>
          <w:iCs/>
        </w:rPr>
        <w:t>mvn package</w:t>
      </w:r>
      <w:r>
        <w:t>.</w:t>
      </w:r>
    </w:p>
    <w:p w14:paraId="1AC12E1F" w14:textId="6B2164B9" w:rsidR="0051505C" w:rsidRPr="00EB0174" w:rsidRDefault="00DC2C3F" w:rsidP="00027824">
      <w:pPr>
        <w:pStyle w:val="ListParagraph"/>
        <w:numPr>
          <w:ilvl w:val="0"/>
          <w:numId w:val="21"/>
        </w:numPr>
      </w:pPr>
      <w:r>
        <w:t>Find the JAR file that has been created</w:t>
      </w:r>
      <w:r w:rsidR="00027824">
        <w:t xml:space="preserve"> in the following directory: </w:t>
      </w:r>
      <w:r>
        <w:t xml:space="preserve"> </w:t>
      </w:r>
      <w:r w:rsidR="00027824">
        <w:br/>
      </w:r>
      <w:r w:rsidR="00027824">
        <w:rPr>
          <w:i/>
          <w:iCs/>
        </w:rPr>
        <w:t>Backend_Interactive_Network_Map/</w:t>
      </w:r>
      <w:r w:rsidR="00027824" w:rsidRPr="00027824">
        <w:rPr>
          <w:i/>
          <w:iCs/>
        </w:rPr>
        <w:t>target</w:t>
      </w:r>
    </w:p>
    <w:p w14:paraId="77214309" w14:textId="373E8475" w:rsidR="003768EB" w:rsidRPr="003768EB" w:rsidRDefault="003768EB" w:rsidP="003768EB">
      <w:pPr>
        <w:pStyle w:val="ListParagraph"/>
        <w:numPr>
          <w:ilvl w:val="0"/>
          <w:numId w:val="21"/>
        </w:numPr>
      </w:pPr>
      <w:r>
        <w:t xml:space="preserve">Move the JAR file from the target directory to the </w:t>
      </w:r>
      <w:r w:rsidRPr="003768EB">
        <w:rPr>
          <w:i/>
          <w:iCs/>
        </w:rPr>
        <w:t>Backend_Interactive_Network_Map</w:t>
      </w:r>
      <w:r>
        <w:rPr>
          <w:i/>
          <w:iCs/>
        </w:rPr>
        <w:t xml:space="preserve"> directory. </w:t>
      </w:r>
    </w:p>
    <w:p w14:paraId="136AA085" w14:textId="5A3EB3CF" w:rsidR="003768EB" w:rsidRDefault="000A3D37" w:rsidP="000A3D37">
      <w:pPr>
        <w:pStyle w:val="ListParagraph"/>
        <w:numPr>
          <w:ilvl w:val="0"/>
          <w:numId w:val="21"/>
        </w:numPr>
      </w:pPr>
      <w:r>
        <w:t>Run the backend server using the following command:</w:t>
      </w:r>
      <w:r>
        <w:br/>
        <w:t xml:space="preserve">java -jar </w:t>
      </w:r>
      <w:r w:rsidRPr="000A3D37">
        <w:t>Backend_Interactive_Network_Map-0.1.0.jar</w:t>
      </w:r>
    </w:p>
    <w:p w14:paraId="16A40E70" w14:textId="6ADBE9B5" w:rsidR="003768EB" w:rsidRDefault="003768EB" w:rsidP="003768EB">
      <w:pPr>
        <w:pStyle w:val="ListParagraph"/>
        <w:numPr>
          <w:ilvl w:val="0"/>
          <w:numId w:val="21"/>
        </w:numPr>
      </w:pPr>
      <w:r w:rsidRPr="003768EB">
        <w:t xml:space="preserve">In the testLeaflet.js file, change the value of the localhost variable to the IP address and the port number in which the backend server </w:t>
      </w:r>
      <w:r w:rsidR="000A3D37">
        <w:t>is running</w:t>
      </w:r>
      <w:r w:rsidRPr="003768EB">
        <w:t xml:space="preserve">. The file can be found in the following directory: </w:t>
      </w:r>
      <w:r w:rsidRPr="003768EB">
        <w:br/>
        <w:t>BuildingEquipmentMap/resources/js/testLeaflet.js</w:t>
      </w:r>
    </w:p>
    <w:p w14:paraId="471AD14A" w14:textId="126682EE" w:rsidR="008A7020" w:rsidRDefault="008A7020" w:rsidP="003768EB">
      <w:pPr>
        <w:pStyle w:val="ListParagraph"/>
        <w:numPr>
          <w:ilvl w:val="0"/>
          <w:numId w:val="21"/>
        </w:numPr>
      </w:pPr>
      <w:r>
        <w:t xml:space="preserve">Start the web client by running the test-page.html file on </w:t>
      </w:r>
      <w:r w:rsidR="00F84A0D">
        <w:t>your favorite browser.</w:t>
      </w:r>
    </w:p>
    <w:p w14:paraId="006083D5" w14:textId="521894BE" w:rsidR="004176B0" w:rsidRDefault="004176B0" w:rsidP="004176B0"/>
    <w:p w14:paraId="2DD7FD2E" w14:textId="77777777" w:rsidR="004176B0" w:rsidRDefault="004176B0" w:rsidP="004176B0"/>
    <w:p w14:paraId="73468E3F" w14:textId="2C39E673" w:rsidR="004176B0" w:rsidRDefault="004176B0" w:rsidP="004176B0">
      <w:r>
        <w:rPr>
          <w:b/>
          <w:bCs/>
        </w:rPr>
        <w:lastRenderedPageBreak/>
        <w:t>Verification Plan</w:t>
      </w:r>
    </w:p>
    <w:p w14:paraId="23130880" w14:textId="77777777" w:rsidR="004176B0" w:rsidRDefault="004176B0" w:rsidP="004176B0"/>
    <w:p w14:paraId="4B44FC4C" w14:textId="748C6451" w:rsidR="004176B0" w:rsidRDefault="004176B0" w:rsidP="004176B0">
      <w:r>
        <w:t xml:space="preserve">In order </w:t>
      </w:r>
      <w:r w:rsidRPr="004176B0">
        <w:t>to verify that the project installation is successful</w:t>
      </w:r>
      <w:r>
        <w:t xml:space="preserve"> and the application is running, </w:t>
      </w:r>
      <w:r w:rsidR="00836F08">
        <w:t>perform</w:t>
      </w:r>
      <w:r>
        <w:t xml:space="preserve"> the following steps:</w:t>
      </w:r>
    </w:p>
    <w:p w14:paraId="1147EF59" w14:textId="6424FA95" w:rsidR="004176B0" w:rsidRDefault="004176B0" w:rsidP="004176B0">
      <w:pPr>
        <w:pStyle w:val="ListParagraph"/>
        <w:numPr>
          <w:ilvl w:val="0"/>
          <w:numId w:val="22"/>
        </w:numPr>
      </w:pPr>
      <w:r>
        <w:t xml:space="preserve">Check the console running the JAR file for </w:t>
      </w:r>
      <w:r w:rsidR="002B2A5D">
        <w:t xml:space="preserve">a </w:t>
      </w:r>
      <w:r>
        <w:t>message</w:t>
      </w:r>
      <w:r w:rsidR="002B2A5D">
        <w:t xml:space="preserve"> similar to the following</w:t>
      </w:r>
      <w:r>
        <w:t xml:space="preserve">: </w:t>
      </w:r>
      <w:r>
        <w:br/>
      </w:r>
      <w:r w:rsidR="002B2A5D">
        <w:t>2016-04-27</w:t>
      </w:r>
      <w:r>
        <w:t xml:space="preserve"> 00:49:33.106  INFO 7264 --- [           main] backend.Application</w:t>
      </w:r>
    </w:p>
    <w:p w14:paraId="66FC63F4" w14:textId="376D12FA" w:rsidR="004176B0" w:rsidRDefault="004176B0" w:rsidP="002B2A5D">
      <w:pPr>
        <w:pStyle w:val="ListParagraph"/>
      </w:pPr>
      <w:r>
        <w:t xml:space="preserve">                  : Start</w:t>
      </w:r>
      <w:r w:rsidR="002B2A5D">
        <w:t>ed Application in 7.862 seconds</w:t>
      </w:r>
    </w:p>
    <w:p w14:paraId="6E63714D" w14:textId="35ACFDD2" w:rsidR="002B2A5D" w:rsidRPr="003768EB" w:rsidRDefault="00836F08" w:rsidP="002B2A5D">
      <w:pPr>
        <w:pStyle w:val="ListParagraph"/>
        <w:numPr>
          <w:ilvl w:val="0"/>
          <w:numId w:val="22"/>
        </w:numPr>
      </w:pPr>
      <w:r>
        <w:t xml:space="preserve">Run the </w:t>
      </w:r>
      <w:r w:rsidRPr="00836F08">
        <w:t>test-page.html</w:t>
      </w:r>
      <w:r>
        <w:t xml:space="preserve"> page. The application should run smoothly without any lags and there should be no </w:t>
      </w:r>
      <w:r w:rsidR="006B7B86">
        <w:t>error messages on the browser console.</w:t>
      </w:r>
    </w:p>
    <w:p w14:paraId="46D16BCD" w14:textId="0CE9EC0F" w:rsidR="00027824" w:rsidRDefault="00027824" w:rsidP="00EB0174"/>
    <w:sectPr w:rsidR="00027824">
      <w:footerReference w:type="defaul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E32D46" w14:textId="77777777" w:rsidR="007550C8" w:rsidRDefault="007550C8" w:rsidP="001A064B">
      <w:pPr>
        <w:spacing w:line="240" w:lineRule="auto"/>
      </w:pPr>
      <w:r>
        <w:separator/>
      </w:r>
    </w:p>
  </w:endnote>
  <w:endnote w:type="continuationSeparator" w:id="0">
    <w:p w14:paraId="049AB532" w14:textId="77777777" w:rsidR="007550C8" w:rsidRDefault="007550C8" w:rsidP="001A064B">
      <w:pPr>
        <w:spacing w:line="240" w:lineRule="auto"/>
      </w:pPr>
      <w:r>
        <w:continuationSeparator/>
      </w:r>
    </w:p>
  </w:endnote>
  <w:endnote w:type="continuationNotice" w:id="1">
    <w:p w14:paraId="4EACA857" w14:textId="77777777" w:rsidR="007550C8" w:rsidRDefault="007550C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auto"/>
    <w:pitch w:val="variable"/>
    <w:sig w:usb0="800002E7" w:usb1="2AC7FCFF" w:usb2="00000012" w:usb3="00000000" w:csb0="0002009F" w:csb1="00000000"/>
  </w:font>
  <w:font w:name="Consolas,Courier New,Times Ne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2307867"/>
      <w:docPartObj>
        <w:docPartGallery w:val="Page Numbers (Bottom of Page)"/>
        <w:docPartUnique/>
      </w:docPartObj>
    </w:sdtPr>
    <w:sdtEndPr>
      <w:rPr>
        <w:noProof/>
      </w:rPr>
    </w:sdtEndPr>
    <w:sdtContent>
      <w:p w14:paraId="57467471" w14:textId="6FD1519D" w:rsidR="007550C8" w:rsidRDefault="007550C8">
        <w:pPr>
          <w:pStyle w:val="Footer"/>
          <w:jc w:val="right"/>
        </w:pPr>
        <w:r>
          <w:fldChar w:fldCharType="begin"/>
        </w:r>
        <w:r>
          <w:instrText xml:space="preserve"> PAGE   \* MERGEFORMAT </w:instrText>
        </w:r>
        <w:r>
          <w:fldChar w:fldCharType="separate"/>
        </w:r>
        <w:r w:rsidR="00B17358">
          <w:rPr>
            <w:noProof/>
          </w:rPr>
          <w:t>1</w:t>
        </w:r>
        <w:r>
          <w:rPr>
            <w:noProof/>
          </w:rPr>
          <w:fldChar w:fldCharType="end"/>
        </w:r>
      </w:p>
    </w:sdtContent>
  </w:sdt>
  <w:p w14:paraId="44EDE8FF" w14:textId="77777777" w:rsidR="007550C8" w:rsidRDefault="007550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8E7DAC" w14:textId="77777777" w:rsidR="007550C8" w:rsidRDefault="007550C8" w:rsidP="001A064B">
      <w:pPr>
        <w:spacing w:line="240" w:lineRule="auto"/>
      </w:pPr>
      <w:r>
        <w:separator/>
      </w:r>
    </w:p>
  </w:footnote>
  <w:footnote w:type="continuationSeparator" w:id="0">
    <w:p w14:paraId="1088D5A1" w14:textId="77777777" w:rsidR="007550C8" w:rsidRDefault="007550C8" w:rsidP="001A064B">
      <w:pPr>
        <w:spacing w:line="240" w:lineRule="auto"/>
      </w:pPr>
      <w:r>
        <w:continuationSeparator/>
      </w:r>
    </w:p>
  </w:footnote>
  <w:footnote w:type="continuationNotice" w:id="1">
    <w:p w14:paraId="58DCED30" w14:textId="77777777" w:rsidR="007550C8" w:rsidRDefault="007550C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60643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116EB0"/>
    <w:multiLevelType w:val="hybridMultilevel"/>
    <w:tmpl w:val="980A1B78"/>
    <w:lvl w:ilvl="0" w:tplc="54D834D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A5496"/>
    <w:multiLevelType w:val="hybridMultilevel"/>
    <w:tmpl w:val="62722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F6A09"/>
    <w:multiLevelType w:val="hybridMultilevel"/>
    <w:tmpl w:val="62722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F4AD0"/>
    <w:multiLevelType w:val="hybridMultilevel"/>
    <w:tmpl w:val="5BBCD374"/>
    <w:lvl w:ilvl="0" w:tplc="288A96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40A7A"/>
    <w:multiLevelType w:val="hybridMultilevel"/>
    <w:tmpl w:val="CED2C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778AA"/>
    <w:multiLevelType w:val="hybridMultilevel"/>
    <w:tmpl w:val="B96E32E0"/>
    <w:lvl w:ilvl="0" w:tplc="D7267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0A7AD2"/>
    <w:multiLevelType w:val="hybridMultilevel"/>
    <w:tmpl w:val="D13A3C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80004D4"/>
    <w:multiLevelType w:val="hybridMultilevel"/>
    <w:tmpl w:val="639242FC"/>
    <w:lvl w:ilvl="0" w:tplc="F8B4975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E05C2"/>
    <w:multiLevelType w:val="hybridMultilevel"/>
    <w:tmpl w:val="1B6E8E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950561A"/>
    <w:multiLevelType w:val="hybridMultilevel"/>
    <w:tmpl w:val="C82026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9E04B7A"/>
    <w:multiLevelType w:val="hybridMultilevel"/>
    <w:tmpl w:val="A77A7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FCE54B8"/>
    <w:multiLevelType w:val="hybridMultilevel"/>
    <w:tmpl w:val="D6E48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1F4EB6"/>
    <w:multiLevelType w:val="hybridMultilevel"/>
    <w:tmpl w:val="6E204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10FB7"/>
    <w:multiLevelType w:val="hybridMultilevel"/>
    <w:tmpl w:val="F5EABB7E"/>
    <w:lvl w:ilvl="0" w:tplc="98C67FF2">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AC211A"/>
    <w:multiLevelType w:val="hybridMultilevel"/>
    <w:tmpl w:val="1C065E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74A6864"/>
    <w:multiLevelType w:val="hybridMultilevel"/>
    <w:tmpl w:val="1FB2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A763A11"/>
    <w:multiLevelType w:val="hybridMultilevel"/>
    <w:tmpl w:val="94680884"/>
    <w:lvl w:ilvl="0" w:tplc="2C4A7298">
      <w:start w:val="5"/>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9558AC"/>
    <w:multiLevelType w:val="hybridMultilevel"/>
    <w:tmpl w:val="12B05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A13717"/>
    <w:multiLevelType w:val="multilevel"/>
    <w:tmpl w:val="41AE21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6CB9359B"/>
    <w:multiLevelType w:val="hybridMultilevel"/>
    <w:tmpl w:val="0EC61D28"/>
    <w:lvl w:ilvl="0" w:tplc="D7267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667A29"/>
    <w:multiLevelType w:val="hybridMultilevel"/>
    <w:tmpl w:val="7F8A46F6"/>
    <w:lvl w:ilvl="0" w:tplc="884EA15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19"/>
  </w:num>
  <w:num w:numId="2">
    <w:abstractNumId w:val="8"/>
  </w:num>
  <w:num w:numId="3">
    <w:abstractNumId w:val="14"/>
  </w:num>
  <w:num w:numId="4">
    <w:abstractNumId w:val="0"/>
  </w:num>
  <w:num w:numId="5">
    <w:abstractNumId w:val="1"/>
  </w:num>
  <w:num w:numId="6">
    <w:abstractNumId w:val="10"/>
  </w:num>
  <w:num w:numId="7">
    <w:abstractNumId w:val="15"/>
  </w:num>
  <w:num w:numId="8">
    <w:abstractNumId w:val="11"/>
  </w:num>
  <w:num w:numId="9">
    <w:abstractNumId w:val="7"/>
  </w:num>
  <w:num w:numId="10">
    <w:abstractNumId w:val="16"/>
  </w:num>
  <w:num w:numId="11">
    <w:abstractNumId w:val="9"/>
  </w:num>
  <w:num w:numId="12">
    <w:abstractNumId w:val="21"/>
  </w:num>
  <w:num w:numId="13">
    <w:abstractNumId w:val="18"/>
  </w:num>
  <w:num w:numId="14">
    <w:abstractNumId w:val="12"/>
  </w:num>
  <w:num w:numId="15">
    <w:abstractNumId w:val="5"/>
  </w:num>
  <w:num w:numId="16">
    <w:abstractNumId w:val="4"/>
  </w:num>
  <w:num w:numId="17">
    <w:abstractNumId w:val="13"/>
  </w:num>
  <w:num w:numId="18">
    <w:abstractNumId w:val="2"/>
  </w:num>
  <w:num w:numId="19">
    <w:abstractNumId w:val="3"/>
  </w:num>
  <w:num w:numId="20">
    <w:abstractNumId w:val="17"/>
  </w:num>
  <w:num w:numId="21">
    <w:abstractNumId w:val="6"/>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A7F"/>
    <w:rsid w:val="00003331"/>
    <w:rsid w:val="00003BEF"/>
    <w:rsid w:val="0000501B"/>
    <w:rsid w:val="000060C4"/>
    <w:rsid w:val="00010E13"/>
    <w:rsid w:val="00015D6E"/>
    <w:rsid w:val="00015F00"/>
    <w:rsid w:val="00017680"/>
    <w:rsid w:val="0002033B"/>
    <w:rsid w:val="00020B45"/>
    <w:rsid w:val="00021976"/>
    <w:rsid w:val="00022F00"/>
    <w:rsid w:val="000237D0"/>
    <w:rsid w:val="00024363"/>
    <w:rsid w:val="00027824"/>
    <w:rsid w:val="00027BCA"/>
    <w:rsid w:val="00040885"/>
    <w:rsid w:val="00040BC1"/>
    <w:rsid w:val="00041D18"/>
    <w:rsid w:val="0004314C"/>
    <w:rsid w:val="00047FAD"/>
    <w:rsid w:val="00052AD4"/>
    <w:rsid w:val="00062219"/>
    <w:rsid w:val="00065EA5"/>
    <w:rsid w:val="00066150"/>
    <w:rsid w:val="000661FE"/>
    <w:rsid w:val="00066A4E"/>
    <w:rsid w:val="00070573"/>
    <w:rsid w:val="000715B6"/>
    <w:rsid w:val="000744DB"/>
    <w:rsid w:val="0007791C"/>
    <w:rsid w:val="00080011"/>
    <w:rsid w:val="00080537"/>
    <w:rsid w:val="00081A8F"/>
    <w:rsid w:val="00083013"/>
    <w:rsid w:val="000844F3"/>
    <w:rsid w:val="0008575B"/>
    <w:rsid w:val="000869F2"/>
    <w:rsid w:val="000947FA"/>
    <w:rsid w:val="000A2813"/>
    <w:rsid w:val="000A3D37"/>
    <w:rsid w:val="000A53BF"/>
    <w:rsid w:val="000A78B7"/>
    <w:rsid w:val="000B1F87"/>
    <w:rsid w:val="000B5B77"/>
    <w:rsid w:val="000B647D"/>
    <w:rsid w:val="000C12C6"/>
    <w:rsid w:val="000C7751"/>
    <w:rsid w:val="000D5747"/>
    <w:rsid w:val="000D5E72"/>
    <w:rsid w:val="000E53A8"/>
    <w:rsid w:val="000E592F"/>
    <w:rsid w:val="000E5E70"/>
    <w:rsid w:val="000E7E72"/>
    <w:rsid w:val="000F035E"/>
    <w:rsid w:val="00100AB7"/>
    <w:rsid w:val="001015E1"/>
    <w:rsid w:val="00101F62"/>
    <w:rsid w:val="001073CD"/>
    <w:rsid w:val="00110861"/>
    <w:rsid w:val="00112542"/>
    <w:rsid w:val="00114E8C"/>
    <w:rsid w:val="00117927"/>
    <w:rsid w:val="001216B9"/>
    <w:rsid w:val="00121F99"/>
    <w:rsid w:val="00122FDB"/>
    <w:rsid w:val="0012694F"/>
    <w:rsid w:val="00127D85"/>
    <w:rsid w:val="00130C7B"/>
    <w:rsid w:val="00131792"/>
    <w:rsid w:val="00131E2D"/>
    <w:rsid w:val="0013288E"/>
    <w:rsid w:val="00135DC7"/>
    <w:rsid w:val="00136897"/>
    <w:rsid w:val="0013733D"/>
    <w:rsid w:val="00140DA3"/>
    <w:rsid w:val="001442F1"/>
    <w:rsid w:val="001447B4"/>
    <w:rsid w:val="00144D7D"/>
    <w:rsid w:val="00146B1F"/>
    <w:rsid w:val="00147C8D"/>
    <w:rsid w:val="0015070D"/>
    <w:rsid w:val="001519B9"/>
    <w:rsid w:val="001539C7"/>
    <w:rsid w:val="00153A5B"/>
    <w:rsid w:val="00154ADD"/>
    <w:rsid w:val="00155F0E"/>
    <w:rsid w:val="00160166"/>
    <w:rsid w:val="00161A11"/>
    <w:rsid w:val="00162114"/>
    <w:rsid w:val="00167B86"/>
    <w:rsid w:val="00172B01"/>
    <w:rsid w:val="00173444"/>
    <w:rsid w:val="00174710"/>
    <w:rsid w:val="00174CB0"/>
    <w:rsid w:val="00177394"/>
    <w:rsid w:val="00181587"/>
    <w:rsid w:val="00183022"/>
    <w:rsid w:val="001832DF"/>
    <w:rsid w:val="00184348"/>
    <w:rsid w:val="00184E5A"/>
    <w:rsid w:val="001875FE"/>
    <w:rsid w:val="00190945"/>
    <w:rsid w:val="00192280"/>
    <w:rsid w:val="00194645"/>
    <w:rsid w:val="00194D9F"/>
    <w:rsid w:val="0019624F"/>
    <w:rsid w:val="00196912"/>
    <w:rsid w:val="001A064B"/>
    <w:rsid w:val="001A1580"/>
    <w:rsid w:val="001A4064"/>
    <w:rsid w:val="001A498A"/>
    <w:rsid w:val="001A72DE"/>
    <w:rsid w:val="001B0FDB"/>
    <w:rsid w:val="001B12AF"/>
    <w:rsid w:val="001B3E45"/>
    <w:rsid w:val="001B4DE2"/>
    <w:rsid w:val="001B6A2D"/>
    <w:rsid w:val="001C0052"/>
    <w:rsid w:val="001C1237"/>
    <w:rsid w:val="001C133E"/>
    <w:rsid w:val="001C142E"/>
    <w:rsid w:val="001C4ADA"/>
    <w:rsid w:val="001C55D9"/>
    <w:rsid w:val="001C5EA6"/>
    <w:rsid w:val="001C7405"/>
    <w:rsid w:val="001C7D28"/>
    <w:rsid w:val="001C7F6E"/>
    <w:rsid w:val="001D0039"/>
    <w:rsid w:val="001D01E6"/>
    <w:rsid w:val="001D1092"/>
    <w:rsid w:val="001D2EFE"/>
    <w:rsid w:val="001D3F13"/>
    <w:rsid w:val="001D414B"/>
    <w:rsid w:val="001D521A"/>
    <w:rsid w:val="001D61F1"/>
    <w:rsid w:val="001D7466"/>
    <w:rsid w:val="001E137A"/>
    <w:rsid w:val="001E2745"/>
    <w:rsid w:val="001E27F2"/>
    <w:rsid w:val="001E3239"/>
    <w:rsid w:val="001E4E5D"/>
    <w:rsid w:val="001F13B2"/>
    <w:rsid w:val="001F3A1F"/>
    <w:rsid w:val="001F47F2"/>
    <w:rsid w:val="001F495A"/>
    <w:rsid w:val="002001A9"/>
    <w:rsid w:val="002007D0"/>
    <w:rsid w:val="0020562D"/>
    <w:rsid w:val="00206006"/>
    <w:rsid w:val="0020697C"/>
    <w:rsid w:val="00206AD6"/>
    <w:rsid w:val="00206CDB"/>
    <w:rsid w:val="002071F3"/>
    <w:rsid w:val="0021570C"/>
    <w:rsid w:val="002163DF"/>
    <w:rsid w:val="00220D17"/>
    <w:rsid w:val="002216E9"/>
    <w:rsid w:val="00222244"/>
    <w:rsid w:val="0022280A"/>
    <w:rsid w:val="00224803"/>
    <w:rsid w:val="00224917"/>
    <w:rsid w:val="00225940"/>
    <w:rsid w:val="00230197"/>
    <w:rsid w:val="00231E51"/>
    <w:rsid w:val="002344D7"/>
    <w:rsid w:val="00235292"/>
    <w:rsid w:val="00245A1B"/>
    <w:rsid w:val="00246262"/>
    <w:rsid w:val="00247453"/>
    <w:rsid w:val="002521C8"/>
    <w:rsid w:val="00253798"/>
    <w:rsid w:val="002547E1"/>
    <w:rsid w:val="00255168"/>
    <w:rsid w:val="002614CD"/>
    <w:rsid w:val="0026401C"/>
    <w:rsid w:val="00271745"/>
    <w:rsid w:val="002728EE"/>
    <w:rsid w:val="0027465F"/>
    <w:rsid w:val="00277D2F"/>
    <w:rsid w:val="002816D2"/>
    <w:rsid w:val="002816E3"/>
    <w:rsid w:val="0028172D"/>
    <w:rsid w:val="002818C0"/>
    <w:rsid w:val="00281E6E"/>
    <w:rsid w:val="0028407D"/>
    <w:rsid w:val="002845CA"/>
    <w:rsid w:val="0028540B"/>
    <w:rsid w:val="00286AA0"/>
    <w:rsid w:val="0029196A"/>
    <w:rsid w:val="002949A6"/>
    <w:rsid w:val="00294CEE"/>
    <w:rsid w:val="002A13D2"/>
    <w:rsid w:val="002A1A73"/>
    <w:rsid w:val="002A265C"/>
    <w:rsid w:val="002A2840"/>
    <w:rsid w:val="002A4073"/>
    <w:rsid w:val="002A58C1"/>
    <w:rsid w:val="002A6B11"/>
    <w:rsid w:val="002A7139"/>
    <w:rsid w:val="002B2A5D"/>
    <w:rsid w:val="002B34B0"/>
    <w:rsid w:val="002B43E5"/>
    <w:rsid w:val="002B44BE"/>
    <w:rsid w:val="002B5D3B"/>
    <w:rsid w:val="002B78FA"/>
    <w:rsid w:val="002C1271"/>
    <w:rsid w:val="002D074A"/>
    <w:rsid w:val="002D1A9D"/>
    <w:rsid w:val="002D2E7F"/>
    <w:rsid w:val="002D366B"/>
    <w:rsid w:val="002D46D7"/>
    <w:rsid w:val="002D4D8F"/>
    <w:rsid w:val="002E1C78"/>
    <w:rsid w:val="002E725E"/>
    <w:rsid w:val="002F1B0F"/>
    <w:rsid w:val="002F1E8C"/>
    <w:rsid w:val="003009AC"/>
    <w:rsid w:val="00301459"/>
    <w:rsid w:val="0030245D"/>
    <w:rsid w:val="003034DD"/>
    <w:rsid w:val="00303DF4"/>
    <w:rsid w:val="00305779"/>
    <w:rsid w:val="0030672D"/>
    <w:rsid w:val="003125C9"/>
    <w:rsid w:val="00313F8D"/>
    <w:rsid w:val="00316838"/>
    <w:rsid w:val="00323AE0"/>
    <w:rsid w:val="003241E5"/>
    <w:rsid w:val="00325C40"/>
    <w:rsid w:val="00326AAF"/>
    <w:rsid w:val="003320DB"/>
    <w:rsid w:val="00334285"/>
    <w:rsid w:val="00334451"/>
    <w:rsid w:val="00335618"/>
    <w:rsid w:val="0033641C"/>
    <w:rsid w:val="00337D94"/>
    <w:rsid w:val="0034064D"/>
    <w:rsid w:val="00347CC7"/>
    <w:rsid w:val="00352286"/>
    <w:rsid w:val="0035365E"/>
    <w:rsid w:val="003554ED"/>
    <w:rsid w:val="00357E0F"/>
    <w:rsid w:val="003636E5"/>
    <w:rsid w:val="00363954"/>
    <w:rsid w:val="00364F41"/>
    <w:rsid w:val="0036654D"/>
    <w:rsid w:val="00366710"/>
    <w:rsid w:val="00374860"/>
    <w:rsid w:val="00375CEB"/>
    <w:rsid w:val="00376717"/>
    <w:rsid w:val="003768EB"/>
    <w:rsid w:val="00376C82"/>
    <w:rsid w:val="003806C3"/>
    <w:rsid w:val="00382B9C"/>
    <w:rsid w:val="00383066"/>
    <w:rsid w:val="00383B2D"/>
    <w:rsid w:val="00387128"/>
    <w:rsid w:val="00390495"/>
    <w:rsid w:val="00393097"/>
    <w:rsid w:val="00394DFD"/>
    <w:rsid w:val="00394FBA"/>
    <w:rsid w:val="003A18F5"/>
    <w:rsid w:val="003A6998"/>
    <w:rsid w:val="003B18F7"/>
    <w:rsid w:val="003B5DCE"/>
    <w:rsid w:val="003B7F25"/>
    <w:rsid w:val="003C0E62"/>
    <w:rsid w:val="003C3777"/>
    <w:rsid w:val="003C6F40"/>
    <w:rsid w:val="003D05CB"/>
    <w:rsid w:val="003D09C6"/>
    <w:rsid w:val="003D161B"/>
    <w:rsid w:val="003D1BD9"/>
    <w:rsid w:val="003D2199"/>
    <w:rsid w:val="003D4D99"/>
    <w:rsid w:val="003D59B2"/>
    <w:rsid w:val="003D6A18"/>
    <w:rsid w:val="003E331E"/>
    <w:rsid w:val="003E589F"/>
    <w:rsid w:val="003E7614"/>
    <w:rsid w:val="003F2571"/>
    <w:rsid w:val="003F3BD7"/>
    <w:rsid w:val="003F5ADA"/>
    <w:rsid w:val="003F62C8"/>
    <w:rsid w:val="003F6A25"/>
    <w:rsid w:val="003F6D3B"/>
    <w:rsid w:val="003F6F2B"/>
    <w:rsid w:val="003F7D42"/>
    <w:rsid w:val="00401940"/>
    <w:rsid w:val="00401FAD"/>
    <w:rsid w:val="00405FA3"/>
    <w:rsid w:val="00406A7D"/>
    <w:rsid w:val="004074D9"/>
    <w:rsid w:val="00412C5E"/>
    <w:rsid w:val="00412C98"/>
    <w:rsid w:val="0041412B"/>
    <w:rsid w:val="0041557F"/>
    <w:rsid w:val="00415B0C"/>
    <w:rsid w:val="00416201"/>
    <w:rsid w:val="0041690C"/>
    <w:rsid w:val="00416E4D"/>
    <w:rsid w:val="004176B0"/>
    <w:rsid w:val="004234E4"/>
    <w:rsid w:val="00425500"/>
    <w:rsid w:val="004262E1"/>
    <w:rsid w:val="00427FDA"/>
    <w:rsid w:val="00436BE8"/>
    <w:rsid w:val="00441654"/>
    <w:rsid w:val="00441ED0"/>
    <w:rsid w:val="00442E3B"/>
    <w:rsid w:val="00444FCE"/>
    <w:rsid w:val="004454DA"/>
    <w:rsid w:val="00451630"/>
    <w:rsid w:val="00453666"/>
    <w:rsid w:val="0045485A"/>
    <w:rsid w:val="004601B4"/>
    <w:rsid w:val="0046448F"/>
    <w:rsid w:val="00466E7C"/>
    <w:rsid w:val="00470931"/>
    <w:rsid w:val="00472AD0"/>
    <w:rsid w:val="00473F1D"/>
    <w:rsid w:val="00474056"/>
    <w:rsid w:val="00474C87"/>
    <w:rsid w:val="0047527F"/>
    <w:rsid w:val="004816FF"/>
    <w:rsid w:val="00481E59"/>
    <w:rsid w:val="0048272F"/>
    <w:rsid w:val="00485D10"/>
    <w:rsid w:val="00486036"/>
    <w:rsid w:val="00491F3A"/>
    <w:rsid w:val="00493D6F"/>
    <w:rsid w:val="00493E50"/>
    <w:rsid w:val="00494B1C"/>
    <w:rsid w:val="004960B7"/>
    <w:rsid w:val="00496884"/>
    <w:rsid w:val="00496C12"/>
    <w:rsid w:val="004A4C65"/>
    <w:rsid w:val="004A4DF4"/>
    <w:rsid w:val="004A5826"/>
    <w:rsid w:val="004A6FD5"/>
    <w:rsid w:val="004B4906"/>
    <w:rsid w:val="004B6554"/>
    <w:rsid w:val="004B7D57"/>
    <w:rsid w:val="004C18AB"/>
    <w:rsid w:val="004C6811"/>
    <w:rsid w:val="004C6EE2"/>
    <w:rsid w:val="004C75A4"/>
    <w:rsid w:val="004D01FA"/>
    <w:rsid w:val="004D1C9A"/>
    <w:rsid w:val="004D2EE0"/>
    <w:rsid w:val="004D5AAC"/>
    <w:rsid w:val="004E1C86"/>
    <w:rsid w:val="004E4907"/>
    <w:rsid w:val="004E522B"/>
    <w:rsid w:val="004E5D77"/>
    <w:rsid w:val="004E6F60"/>
    <w:rsid w:val="004F031E"/>
    <w:rsid w:val="004F2B2E"/>
    <w:rsid w:val="004F6B4B"/>
    <w:rsid w:val="004F75AF"/>
    <w:rsid w:val="005032E6"/>
    <w:rsid w:val="00505BD8"/>
    <w:rsid w:val="005064B2"/>
    <w:rsid w:val="00507810"/>
    <w:rsid w:val="00512040"/>
    <w:rsid w:val="00514088"/>
    <w:rsid w:val="0051505C"/>
    <w:rsid w:val="00516718"/>
    <w:rsid w:val="00516B01"/>
    <w:rsid w:val="00517068"/>
    <w:rsid w:val="00517696"/>
    <w:rsid w:val="005177AF"/>
    <w:rsid w:val="00520219"/>
    <w:rsid w:val="0052095C"/>
    <w:rsid w:val="005224D8"/>
    <w:rsid w:val="0052358A"/>
    <w:rsid w:val="005262A9"/>
    <w:rsid w:val="00530A03"/>
    <w:rsid w:val="00530FAA"/>
    <w:rsid w:val="00532382"/>
    <w:rsid w:val="00532B7C"/>
    <w:rsid w:val="00541131"/>
    <w:rsid w:val="00543D95"/>
    <w:rsid w:val="00545CEE"/>
    <w:rsid w:val="00546EA8"/>
    <w:rsid w:val="00547E09"/>
    <w:rsid w:val="00550C14"/>
    <w:rsid w:val="00552309"/>
    <w:rsid w:val="00552F71"/>
    <w:rsid w:val="00554AA3"/>
    <w:rsid w:val="0055500C"/>
    <w:rsid w:val="00555BAF"/>
    <w:rsid w:val="00563F45"/>
    <w:rsid w:val="00566AEC"/>
    <w:rsid w:val="0057170B"/>
    <w:rsid w:val="0057276D"/>
    <w:rsid w:val="00574104"/>
    <w:rsid w:val="00574A26"/>
    <w:rsid w:val="00575D13"/>
    <w:rsid w:val="005761BA"/>
    <w:rsid w:val="0058304F"/>
    <w:rsid w:val="00584876"/>
    <w:rsid w:val="00584F15"/>
    <w:rsid w:val="00587900"/>
    <w:rsid w:val="00587F77"/>
    <w:rsid w:val="005906AB"/>
    <w:rsid w:val="005910CB"/>
    <w:rsid w:val="00593D4A"/>
    <w:rsid w:val="00596506"/>
    <w:rsid w:val="0059657B"/>
    <w:rsid w:val="005A00B8"/>
    <w:rsid w:val="005A0B6D"/>
    <w:rsid w:val="005A5014"/>
    <w:rsid w:val="005A7E39"/>
    <w:rsid w:val="005B0A90"/>
    <w:rsid w:val="005B50C1"/>
    <w:rsid w:val="005B635A"/>
    <w:rsid w:val="005B645B"/>
    <w:rsid w:val="005C07A7"/>
    <w:rsid w:val="005C1A75"/>
    <w:rsid w:val="005C2023"/>
    <w:rsid w:val="005C2491"/>
    <w:rsid w:val="005C2C00"/>
    <w:rsid w:val="005C52CE"/>
    <w:rsid w:val="005C5EE1"/>
    <w:rsid w:val="005C7792"/>
    <w:rsid w:val="005D0CED"/>
    <w:rsid w:val="005D1120"/>
    <w:rsid w:val="005D178F"/>
    <w:rsid w:val="005D2C64"/>
    <w:rsid w:val="005D5BFF"/>
    <w:rsid w:val="005D6F67"/>
    <w:rsid w:val="005E5583"/>
    <w:rsid w:val="005E728B"/>
    <w:rsid w:val="005F5483"/>
    <w:rsid w:val="005F7B72"/>
    <w:rsid w:val="005F7C30"/>
    <w:rsid w:val="00600922"/>
    <w:rsid w:val="00600ACB"/>
    <w:rsid w:val="00602C3B"/>
    <w:rsid w:val="00602EDD"/>
    <w:rsid w:val="00607B42"/>
    <w:rsid w:val="00610F34"/>
    <w:rsid w:val="00611B5C"/>
    <w:rsid w:val="00611C0E"/>
    <w:rsid w:val="006148CF"/>
    <w:rsid w:val="0061495D"/>
    <w:rsid w:val="00615C87"/>
    <w:rsid w:val="00617F1A"/>
    <w:rsid w:val="00625239"/>
    <w:rsid w:val="00631160"/>
    <w:rsid w:val="0063195C"/>
    <w:rsid w:val="00634A89"/>
    <w:rsid w:val="006358E5"/>
    <w:rsid w:val="00636339"/>
    <w:rsid w:val="00637449"/>
    <w:rsid w:val="00637A94"/>
    <w:rsid w:val="00637B5D"/>
    <w:rsid w:val="00640330"/>
    <w:rsid w:val="00642918"/>
    <w:rsid w:val="00644112"/>
    <w:rsid w:val="00644B24"/>
    <w:rsid w:val="00644DA7"/>
    <w:rsid w:val="006469D5"/>
    <w:rsid w:val="00647559"/>
    <w:rsid w:val="006503F0"/>
    <w:rsid w:val="00650419"/>
    <w:rsid w:val="006526F6"/>
    <w:rsid w:val="006538E1"/>
    <w:rsid w:val="00654D41"/>
    <w:rsid w:val="00655A51"/>
    <w:rsid w:val="00655DB7"/>
    <w:rsid w:val="00656888"/>
    <w:rsid w:val="00663197"/>
    <w:rsid w:val="00663AD7"/>
    <w:rsid w:val="0067161C"/>
    <w:rsid w:val="00672A7F"/>
    <w:rsid w:val="00672E99"/>
    <w:rsid w:val="0067395D"/>
    <w:rsid w:val="00674181"/>
    <w:rsid w:val="006779C9"/>
    <w:rsid w:val="00682CB5"/>
    <w:rsid w:val="00684B1A"/>
    <w:rsid w:val="006916AE"/>
    <w:rsid w:val="00695DAD"/>
    <w:rsid w:val="00695E33"/>
    <w:rsid w:val="006962C6"/>
    <w:rsid w:val="006966E1"/>
    <w:rsid w:val="006972BE"/>
    <w:rsid w:val="006A2124"/>
    <w:rsid w:val="006A325C"/>
    <w:rsid w:val="006A492C"/>
    <w:rsid w:val="006A7DA0"/>
    <w:rsid w:val="006B1CE9"/>
    <w:rsid w:val="006B29BD"/>
    <w:rsid w:val="006B746F"/>
    <w:rsid w:val="006B75E7"/>
    <w:rsid w:val="006B7B47"/>
    <w:rsid w:val="006B7B86"/>
    <w:rsid w:val="006C0DE5"/>
    <w:rsid w:val="006C1550"/>
    <w:rsid w:val="006C1CA5"/>
    <w:rsid w:val="006C559B"/>
    <w:rsid w:val="006C651A"/>
    <w:rsid w:val="006C71CA"/>
    <w:rsid w:val="006D28C2"/>
    <w:rsid w:val="006D423D"/>
    <w:rsid w:val="006D6D97"/>
    <w:rsid w:val="006E61FB"/>
    <w:rsid w:val="006F09F1"/>
    <w:rsid w:val="006F2144"/>
    <w:rsid w:val="006F45F9"/>
    <w:rsid w:val="006F5B9B"/>
    <w:rsid w:val="006F6857"/>
    <w:rsid w:val="00702A56"/>
    <w:rsid w:val="0070392E"/>
    <w:rsid w:val="0070419A"/>
    <w:rsid w:val="0071393E"/>
    <w:rsid w:val="0071739F"/>
    <w:rsid w:val="00720AA7"/>
    <w:rsid w:val="00724A4B"/>
    <w:rsid w:val="00727657"/>
    <w:rsid w:val="00727BD7"/>
    <w:rsid w:val="00730A57"/>
    <w:rsid w:val="00731E03"/>
    <w:rsid w:val="007328CE"/>
    <w:rsid w:val="00734609"/>
    <w:rsid w:val="00735C1A"/>
    <w:rsid w:val="00735EFA"/>
    <w:rsid w:val="007360FD"/>
    <w:rsid w:val="00736C04"/>
    <w:rsid w:val="007414C5"/>
    <w:rsid w:val="00742F49"/>
    <w:rsid w:val="00742FD9"/>
    <w:rsid w:val="00744C69"/>
    <w:rsid w:val="00751672"/>
    <w:rsid w:val="00752C32"/>
    <w:rsid w:val="00753B8A"/>
    <w:rsid w:val="007550C8"/>
    <w:rsid w:val="00757F02"/>
    <w:rsid w:val="0076212A"/>
    <w:rsid w:val="00764369"/>
    <w:rsid w:val="0076506C"/>
    <w:rsid w:val="00767152"/>
    <w:rsid w:val="0076747D"/>
    <w:rsid w:val="00767B45"/>
    <w:rsid w:val="00775BAD"/>
    <w:rsid w:val="00780493"/>
    <w:rsid w:val="00781091"/>
    <w:rsid w:val="00781270"/>
    <w:rsid w:val="007840B8"/>
    <w:rsid w:val="00784F31"/>
    <w:rsid w:val="007856D7"/>
    <w:rsid w:val="00786D3C"/>
    <w:rsid w:val="00790546"/>
    <w:rsid w:val="0079280E"/>
    <w:rsid w:val="007929D5"/>
    <w:rsid w:val="007934C1"/>
    <w:rsid w:val="007935A7"/>
    <w:rsid w:val="007A2C8A"/>
    <w:rsid w:val="007A3BC7"/>
    <w:rsid w:val="007A40F3"/>
    <w:rsid w:val="007B2C42"/>
    <w:rsid w:val="007B3292"/>
    <w:rsid w:val="007B3D63"/>
    <w:rsid w:val="007C0649"/>
    <w:rsid w:val="007C221B"/>
    <w:rsid w:val="007C245F"/>
    <w:rsid w:val="007C2952"/>
    <w:rsid w:val="007C36AD"/>
    <w:rsid w:val="007C75C4"/>
    <w:rsid w:val="007D2636"/>
    <w:rsid w:val="007D3DBD"/>
    <w:rsid w:val="007D437F"/>
    <w:rsid w:val="007D5ECF"/>
    <w:rsid w:val="007E0426"/>
    <w:rsid w:val="007E113B"/>
    <w:rsid w:val="007E65F5"/>
    <w:rsid w:val="007E7FB4"/>
    <w:rsid w:val="007F122B"/>
    <w:rsid w:val="007F2611"/>
    <w:rsid w:val="007F2748"/>
    <w:rsid w:val="007F3E30"/>
    <w:rsid w:val="007F5BCF"/>
    <w:rsid w:val="007F6210"/>
    <w:rsid w:val="007F68F1"/>
    <w:rsid w:val="008034F7"/>
    <w:rsid w:val="00803BEF"/>
    <w:rsid w:val="008076AC"/>
    <w:rsid w:val="0080779E"/>
    <w:rsid w:val="00807BE2"/>
    <w:rsid w:val="00812743"/>
    <w:rsid w:val="00815A28"/>
    <w:rsid w:val="00821644"/>
    <w:rsid w:val="008249BA"/>
    <w:rsid w:val="00825830"/>
    <w:rsid w:val="00833ABC"/>
    <w:rsid w:val="00836F08"/>
    <w:rsid w:val="00837472"/>
    <w:rsid w:val="008400C7"/>
    <w:rsid w:val="008415D0"/>
    <w:rsid w:val="0084187A"/>
    <w:rsid w:val="0084218C"/>
    <w:rsid w:val="0084350B"/>
    <w:rsid w:val="00844508"/>
    <w:rsid w:val="008452D7"/>
    <w:rsid w:val="008454FF"/>
    <w:rsid w:val="008464C8"/>
    <w:rsid w:val="008521A6"/>
    <w:rsid w:val="0085547B"/>
    <w:rsid w:val="008562C8"/>
    <w:rsid w:val="008601AB"/>
    <w:rsid w:val="00860672"/>
    <w:rsid w:val="00862F25"/>
    <w:rsid w:val="00866218"/>
    <w:rsid w:val="00867730"/>
    <w:rsid w:val="0087280A"/>
    <w:rsid w:val="00873161"/>
    <w:rsid w:val="00874A4B"/>
    <w:rsid w:val="00874BAD"/>
    <w:rsid w:val="00875850"/>
    <w:rsid w:val="008838E0"/>
    <w:rsid w:val="00883B57"/>
    <w:rsid w:val="008846AA"/>
    <w:rsid w:val="00884CC2"/>
    <w:rsid w:val="00884E2B"/>
    <w:rsid w:val="00885F39"/>
    <w:rsid w:val="00890A67"/>
    <w:rsid w:val="00890DFD"/>
    <w:rsid w:val="00895589"/>
    <w:rsid w:val="00896C1A"/>
    <w:rsid w:val="00897EA3"/>
    <w:rsid w:val="008A1DC7"/>
    <w:rsid w:val="008A2E89"/>
    <w:rsid w:val="008A7020"/>
    <w:rsid w:val="008B0DFD"/>
    <w:rsid w:val="008B1465"/>
    <w:rsid w:val="008B200D"/>
    <w:rsid w:val="008B341D"/>
    <w:rsid w:val="008B3750"/>
    <w:rsid w:val="008B3C90"/>
    <w:rsid w:val="008B4A44"/>
    <w:rsid w:val="008C1B89"/>
    <w:rsid w:val="008C2C66"/>
    <w:rsid w:val="008C524D"/>
    <w:rsid w:val="008D0F5B"/>
    <w:rsid w:val="008D1371"/>
    <w:rsid w:val="008D48EA"/>
    <w:rsid w:val="008D7762"/>
    <w:rsid w:val="008E3193"/>
    <w:rsid w:val="008E3D56"/>
    <w:rsid w:val="008E548C"/>
    <w:rsid w:val="008E6695"/>
    <w:rsid w:val="008E7599"/>
    <w:rsid w:val="008E7698"/>
    <w:rsid w:val="008E7962"/>
    <w:rsid w:val="008F1495"/>
    <w:rsid w:val="008F1994"/>
    <w:rsid w:val="008F23C1"/>
    <w:rsid w:val="009002BA"/>
    <w:rsid w:val="00901284"/>
    <w:rsid w:val="00901570"/>
    <w:rsid w:val="00904D49"/>
    <w:rsid w:val="0090769B"/>
    <w:rsid w:val="0091019A"/>
    <w:rsid w:val="00911882"/>
    <w:rsid w:val="009127DA"/>
    <w:rsid w:val="00912A3A"/>
    <w:rsid w:val="00912C22"/>
    <w:rsid w:val="00913776"/>
    <w:rsid w:val="00914557"/>
    <w:rsid w:val="00921358"/>
    <w:rsid w:val="009218A9"/>
    <w:rsid w:val="009228BC"/>
    <w:rsid w:val="0092453B"/>
    <w:rsid w:val="0092519B"/>
    <w:rsid w:val="00930004"/>
    <w:rsid w:val="0093079F"/>
    <w:rsid w:val="0093583F"/>
    <w:rsid w:val="009404E6"/>
    <w:rsid w:val="00940B74"/>
    <w:rsid w:val="0094199D"/>
    <w:rsid w:val="00941F27"/>
    <w:rsid w:val="00944B5E"/>
    <w:rsid w:val="00945AF6"/>
    <w:rsid w:val="009463AE"/>
    <w:rsid w:val="00947D62"/>
    <w:rsid w:val="0095355E"/>
    <w:rsid w:val="0095585A"/>
    <w:rsid w:val="00956DE6"/>
    <w:rsid w:val="009639D1"/>
    <w:rsid w:val="00964A51"/>
    <w:rsid w:val="00966353"/>
    <w:rsid w:val="00973B2A"/>
    <w:rsid w:val="00974216"/>
    <w:rsid w:val="009744D4"/>
    <w:rsid w:val="009761C3"/>
    <w:rsid w:val="00976267"/>
    <w:rsid w:val="009778F1"/>
    <w:rsid w:val="00977C0C"/>
    <w:rsid w:val="0098240E"/>
    <w:rsid w:val="00985A9C"/>
    <w:rsid w:val="00987103"/>
    <w:rsid w:val="00987DD5"/>
    <w:rsid w:val="00987F7C"/>
    <w:rsid w:val="00991E0F"/>
    <w:rsid w:val="009930DB"/>
    <w:rsid w:val="009940AD"/>
    <w:rsid w:val="009942FC"/>
    <w:rsid w:val="009964BD"/>
    <w:rsid w:val="0099720B"/>
    <w:rsid w:val="00997A1C"/>
    <w:rsid w:val="009A06B5"/>
    <w:rsid w:val="009A197A"/>
    <w:rsid w:val="009A21F8"/>
    <w:rsid w:val="009A2F95"/>
    <w:rsid w:val="009A68BB"/>
    <w:rsid w:val="009B76CF"/>
    <w:rsid w:val="009B7AF9"/>
    <w:rsid w:val="009B7B51"/>
    <w:rsid w:val="009C2A0F"/>
    <w:rsid w:val="009C382E"/>
    <w:rsid w:val="009C4C0F"/>
    <w:rsid w:val="009C6CB1"/>
    <w:rsid w:val="009D0C18"/>
    <w:rsid w:val="009D1288"/>
    <w:rsid w:val="009D395C"/>
    <w:rsid w:val="009D45E6"/>
    <w:rsid w:val="009D52BF"/>
    <w:rsid w:val="009D5E88"/>
    <w:rsid w:val="009D6693"/>
    <w:rsid w:val="009E1217"/>
    <w:rsid w:val="009E4B8D"/>
    <w:rsid w:val="009E61E3"/>
    <w:rsid w:val="009E67E0"/>
    <w:rsid w:val="009E6AAB"/>
    <w:rsid w:val="009E796A"/>
    <w:rsid w:val="009E79E4"/>
    <w:rsid w:val="009F26C6"/>
    <w:rsid w:val="009F2D95"/>
    <w:rsid w:val="009F37A2"/>
    <w:rsid w:val="00A0067C"/>
    <w:rsid w:val="00A01237"/>
    <w:rsid w:val="00A029FC"/>
    <w:rsid w:val="00A1033F"/>
    <w:rsid w:val="00A22AFF"/>
    <w:rsid w:val="00A251A6"/>
    <w:rsid w:val="00A3260A"/>
    <w:rsid w:val="00A33FF4"/>
    <w:rsid w:val="00A34D70"/>
    <w:rsid w:val="00A35F4E"/>
    <w:rsid w:val="00A378A8"/>
    <w:rsid w:val="00A40558"/>
    <w:rsid w:val="00A41CCA"/>
    <w:rsid w:val="00A42C41"/>
    <w:rsid w:val="00A45001"/>
    <w:rsid w:val="00A47507"/>
    <w:rsid w:val="00A47862"/>
    <w:rsid w:val="00A50620"/>
    <w:rsid w:val="00A51A89"/>
    <w:rsid w:val="00A5418E"/>
    <w:rsid w:val="00A55ACE"/>
    <w:rsid w:val="00A61970"/>
    <w:rsid w:val="00A67477"/>
    <w:rsid w:val="00A706CB"/>
    <w:rsid w:val="00A7560F"/>
    <w:rsid w:val="00A812C7"/>
    <w:rsid w:val="00A84056"/>
    <w:rsid w:val="00A87E63"/>
    <w:rsid w:val="00A90DDB"/>
    <w:rsid w:val="00A93543"/>
    <w:rsid w:val="00A94F13"/>
    <w:rsid w:val="00A95464"/>
    <w:rsid w:val="00AA0ECD"/>
    <w:rsid w:val="00AA29B1"/>
    <w:rsid w:val="00AA3619"/>
    <w:rsid w:val="00AA45A5"/>
    <w:rsid w:val="00AA6501"/>
    <w:rsid w:val="00AB00CA"/>
    <w:rsid w:val="00AB0C7C"/>
    <w:rsid w:val="00AB3E97"/>
    <w:rsid w:val="00AB49F4"/>
    <w:rsid w:val="00AB637B"/>
    <w:rsid w:val="00AC1163"/>
    <w:rsid w:val="00AC1556"/>
    <w:rsid w:val="00AC5AD9"/>
    <w:rsid w:val="00AD3444"/>
    <w:rsid w:val="00AD3AA8"/>
    <w:rsid w:val="00AD723D"/>
    <w:rsid w:val="00AE057C"/>
    <w:rsid w:val="00AE0DDA"/>
    <w:rsid w:val="00AE2D68"/>
    <w:rsid w:val="00AF24A0"/>
    <w:rsid w:val="00AF7332"/>
    <w:rsid w:val="00AF7F81"/>
    <w:rsid w:val="00B053DA"/>
    <w:rsid w:val="00B10607"/>
    <w:rsid w:val="00B10726"/>
    <w:rsid w:val="00B15087"/>
    <w:rsid w:val="00B17295"/>
    <w:rsid w:val="00B17358"/>
    <w:rsid w:val="00B21009"/>
    <w:rsid w:val="00B216B0"/>
    <w:rsid w:val="00B22371"/>
    <w:rsid w:val="00B229EF"/>
    <w:rsid w:val="00B23C09"/>
    <w:rsid w:val="00B267FA"/>
    <w:rsid w:val="00B27DB5"/>
    <w:rsid w:val="00B30710"/>
    <w:rsid w:val="00B3358F"/>
    <w:rsid w:val="00B34810"/>
    <w:rsid w:val="00B376DA"/>
    <w:rsid w:val="00B37753"/>
    <w:rsid w:val="00B37DCF"/>
    <w:rsid w:val="00B4345F"/>
    <w:rsid w:val="00B44D76"/>
    <w:rsid w:val="00B5291C"/>
    <w:rsid w:val="00B53037"/>
    <w:rsid w:val="00B53B5E"/>
    <w:rsid w:val="00B543C2"/>
    <w:rsid w:val="00B54849"/>
    <w:rsid w:val="00B5552E"/>
    <w:rsid w:val="00B56263"/>
    <w:rsid w:val="00B564C6"/>
    <w:rsid w:val="00B5650F"/>
    <w:rsid w:val="00B60D49"/>
    <w:rsid w:val="00B60D57"/>
    <w:rsid w:val="00B6285F"/>
    <w:rsid w:val="00B64277"/>
    <w:rsid w:val="00B64E83"/>
    <w:rsid w:val="00B65006"/>
    <w:rsid w:val="00B65DD6"/>
    <w:rsid w:val="00B678BC"/>
    <w:rsid w:val="00B70E15"/>
    <w:rsid w:val="00B70E85"/>
    <w:rsid w:val="00B735D2"/>
    <w:rsid w:val="00B83687"/>
    <w:rsid w:val="00B83FEB"/>
    <w:rsid w:val="00B84B37"/>
    <w:rsid w:val="00B85292"/>
    <w:rsid w:val="00B85492"/>
    <w:rsid w:val="00B8770C"/>
    <w:rsid w:val="00B907F4"/>
    <w:rsid w:val="00B90B7D"/>
    <w:rsid w:val="00B90F39"/>
    <w:rsid w:val="00B9176A"/>
    <w:rsid w:val="00B929F1"/>
    <w:rsid w:val="00B940C2"/>
    <w:rsid w:val="00B948D2"/>
    <w:rsid w:val="00B95A0A"/>
    <w:rsid w:val="00BA257E"/>
    <w:rsid w:val="00BA3351"/>
    <w:rsid w:val="00BB02E8"/>
    <w:rsid w:val="00BB0A12"/>
    <w:rsid w:val="00BB6015"/>
    <w:rsid w:val="00BC03C0"/>
    <w:rsid w:val="00BC343C"/>
    <w:rsid w:val="00BD065A"/>
    <w:rsid w:val="00BD16FB"/>
    <w:rsid w:val="00BD1901"/>
    <w:rsid w:val="00BD3692"/>
    <w:rsid w:val="00BD472A"/>
    <w:rsid w:val="00BE277B"/>
    <w:rsid w:val="00BE37B3"/>
    <w:rsid w:val="00BE4A9D"/>
    <w:rsid w:val="00BE686B"/>
    <w:rsid w:val="00BE6F64"/>
    <w:rsid w:val="00BF1017"/>
    <w:rsid w:val="00BF49B2"/>
    <w:rsid w:val="00BF5C25"/>
    <w:rsid w:val="00BF668F"/>
    <w:rsid w:val="00BF7786"/>
    <w:rsid w:val="00BF77DF"/>
    <w:rsid w:val="00C00F0D"/>
    <w:rsid w:val="00C01328"/>
    <w:rsid w:val="00C03598"/>
    <w:rsid w:val="00C04877"/>
    <w:rsid w:val="00C06E10"/>
    <w:rsid w:val="00C07944"/>
    <w:rsid w:val="00C10CA3"/>
    <w:rsid w:val="00C11476"/>
    <w:rsid w:val="00C11DB8"/>
    <w:rsid w:val="00C15AC5"/>
    <w:rsid w:val="00C15C9D"/>
    <w:rsid w:val="00C1606A"/>
    <w:rsid w:val="00C23D00"/>
    <w:rsid w:val="00C24313"/>
    <w:rsid w:val="00C24A9B"/>
    <w:rsid w:val="00C24C87"/>
    <w:rsid w:val="00C273E7"/>
    <w:rsid w:val="00C27925"/>
    <w:rsid w:val="00C27F9A"/>
    <w:rsid w:val="00C343AC"/>
    <w:rsid w:val="00C3515F"/>
    <w:rsid w:val="00C375FE"/>
    <w:rsid w:val="00C4649A"/>
    <w:rsid w:val="00C47175"/>
    <w:rsid w:val="00C47A6C"/>
    <w:rsid w:val="00C53373"/>
    <w:rsid w:val="00C6038C"/>
    <w:rsid w:val="00C63655"/>
    <w:rsid w:val="00C669B0"/>
    <w:rsid w:val="00C676DD"/>
    <w:rsid w:val="00C762F9"/>
    <w:rsid w:val="00C775D7"/>
    <w:rsid w:val="00C83559"/>
    <w:rsid w:val="00C84BA0"/>
    <w:rsid w:val="00C84DD3"/>
    <w:rsid w:val="00C86DA0"/>
    <w:rsid w:val="00C90CFD"/>
    <w:rsid w:val="00C9159D"/>
    <w:rsid w:val="00C93F8D"/>
    <w:rsid w:val="00C97DCC"/>
    <w:rsid w:val="00C97F3E"/>
    <w:rsid w:val="00CA0854"/>
    <w:rsid w:val="00CA2346"/>
    <w:rsid w:val="00CA3E8D"/>
    <w:rsid w:val="00CA502A"/>
    <w:rsid w:val="00CA5FCC"/>
    <w:rsid w:val="00CA7280"/>
    <w:rsid w:val="00CB026C"/>
    <w:rsid w:val="00CB4384"/>
    <w:rsid w:val="00CB5EBF"/>
    <w:rsid w:val="00CB68AC"/>
    <w:rsid w:val="00CC1F29"/>
    <w:rsid w:val="00CC293D"/>
    <w:rsid w:val="00CC4243"/>
    <w:rsid w:val="00CC4453"/>
    <w:rsid w:val="00CC61BC"/>
    <w:rsid w:val="00CD1478"/>
    <w:rsid w:val="00CD203B"/>
    <w:rsid w:val="00CD352B"/>
    <w:rsid w:val="00CE02D5"/>
    <w:rsid w:val="00CE6ABD"/>
    <w:rsid w:val="00CE77D8"/>
    <w:rsid w:val="00CF3F47"/>
    <w:rsid w:val="00CF4CAD"/>
    <w:rsid w:val="00CF5FA3"/>
    <w:rsid w:val="00CF6DC5"/>
    <w:rsid w:val="00CF7963"/>
    <w:rsid w:val="00D02869"/>
    <w:rsid w:val="00D03F9F"/>
    <w:rsid w:val="00D13DBD"/>
    <w:rsid w:val="00D155DA"/>
    <w:rsid w:val="00D15CB3"/>
    <w:rsid w:val="00D16330"/>
    <w:rsid w:val="00D17469"/>
    <w:rsid w:val="00D21BD4"/>
    <w:rsid w:val="00D2210B"/>
    <w:rsid w:val="00D23EFF"/>
    <w:rsid w:val="00D2736A"/>
    <w:rsid w:val="00D31A3A"/>
    <w:rsid w:val="00D356AA"/>
    <w:rsid w:val="00D35F41"/>
    <w:rsid w:val="00D363F2"/>
    <w:rsid w:val="00D37402"/>
    <w:rsid w:val="00D40F58"/>
    <w:rsid w:val="00D44832"/>
    <w:rsid w:val="00D456F1"/>
    <w:rsid w:val="00D51FCB"/>
    <w:rsid w:val="00D533F0"/>
    <w:rsid w:val="00D54A57"/>
    <w:rsid w:val="00D62285"/>
    <w:rsid w:val="00D6594B"/>
    <w:rsid w:val="00D661D9"/>
    <w:rsid w:val="00D67982"/>
    <w:rsid w:val="00D70032"/>
    <w:rsid w:val="00D73683"/>
    <w:rsid w:val="00D7458A"/>
    <w:rsid w:val="00D75838"/>
    <w:rsid w:val="00D80396"/>
    <w:rsid w:val="00D808E5"/>
    <w:rsid w:val="00D836D7"/>
    <w:rsid w:val="00D838AE"/>
    <w:rsid w:val="00D84CF9"/>
    <w:rsid w:val="00D919CB"/>
    <w:rsid w:val="00D936AC"/>
    <w:rsid w:val="00D96B0B"/>
    <w:rsid w:val="00DA1636"/>
    <w:rsid w:val="00DA1945"/>
    <w:rsid w:val="00DA1C16"/>
    <w:rsid w:val="00DA42C8"/>
    <w:rsid w:val="00DA6592"/>
    <w:rsid w:val="00DA7A4F"/>
    <w:rsid w:val="00DB03C1"/>
    <w:rsid w:val="00DB4953"/>
    <w:rsid w:val="00DB5781"/>
    <w:rsid w:val="00DC1EB2"/>
    <w:rsid w:val="00DC2C3F"/>
    <w:rsid w:val="00DC3E9A"/>
    <w:rsid w:val="00DC5D29"/>
    <w:rsid w:val="00DD1772"/>
    <w:rsid w:val="00DD3D5A"/>
    <w:rsid w:val="00DD4453"/>
    <w:rsid w:val="00DD6A3C"/>
    <w:rsid w:val="00DD7455"/>
    <w:rsid w:val="00DD7653"/>
    <w:rsid w:val="00DD7766"/>
    <w:rsid w:val="00DE0C2F"/>
    <w:rsid w:val="00DE12DC"/>
    <w:rsid w:val="00DE5710"/>
    <w:rsid w:val="00DE64CB"/>
    <w:rsid w:val="00DF0373"/>
    <w:rsid w:val="00DF0FDE"/>
    <w:rsid w:val="00DF306C"/>
    <w:rsid w:val="00DF4409"/>
    <w:rsid w:val="00DF78C3"/>
    <w:rsid w:val="00DF79A0"/>
    <w:rsid w:val="00E04118"/>
    <w:rsid w:val="00E04BDE"/>
    <w:rsid w:val="00E05111"/>
    <w:rsid w:val="00E07EFA"/>
    <w:rsid w:val="00E11FC8"/>
    <w:rsid w:val="00E1340A"/>
    <w:rsid w:val="00E16BE2"/>
    <w:rsid w:val="00E16C66"/>
    <w:rsid w:val="00E17EA4"/>
    <w:rsid w:val="00E20042"/>
    <w:rsid w:val="00E20998"/>
    <w:rsid w:val="00E22B30"/>
    <w:rsid w:val="00E23898"/>
    <w:rsid w:val="00E25893"/>
    <w:rsid w:val="00E268CD"/>
    <w:rsid w:val="00E26DA4"/>
    <w:rsid w:val="00E30EDA"/>
    <w:rsid w:val="00E33D49"/>
    <w:rsid w:val="00E35519"/>
    <w:rsid w:val="00E371AA"/>
    <w:rsid w:val="00E42F73"/>
    <w:rsid w:val="00E43AFF"/>
    <w:rsid w:val="00E44D42"/>
    <w:rsid w:val="00E50485"/>
    <w:rsid w:val="00E51CF4"/>
    <w:rsid w:val="00E53CA1"/>
    <w:rsid w:val="00E545D4"/>
    <w:rsid w:val="00E60A99"/>
    <w:rsid w:val="00E62567"/>
    <w:rsid w:val="00E63102"/>
    <w:rsid w:val="00E633F9"/>
    <w:rsid w:val="00E63F17"/>
    <w:rsid w:val="00E655C8"/>
    <w:rsid w:val="00E6595C"/>
    <w:rsid w:val="00E669E2"/>
    <w:rsid w:val="00E72AA8"/>
    <w:rsid w:val="00E75F53"/>
    <w:rsid w:val="00E760F1"/>
    <w:rsid w:val="00E81292"/>
    <w:rsid w:val="00E81D8C"/>
    <w:rsid w:val="00E82061"/>
    <w:rsid w:val="00E83846"/>
    <w:rsid w:val="00E85C00"/>
    <w:rsid w:val="00E85D47"/>
    <w:rsid w:val="00E87962"/>
    <w:rsid w:val="00E93F3F"/>
    <w:rsid w:val="00E9463E"/>
    <w:rsid w:val="00E946DF"/>
    <w:rsid w:val="00E94B1D"/>
    <w:rsid w:val="00E95449"/>
    <w:rsid w:val="00E96779"/>
    <w:rsid w:val="00EA2DFF"/>
    <w:rsid w:val="00EA3D4D"/>
    <w:rsid w:val="00EA50A5"/>
    <w:rsid w:val="00EA6F8F"/>
    <w:rsid w:val="00EA777F"/>
    <w:rsid w:val="00EB0174"/>
    <w:rsid w:val="00EB1E23"/>
    <w:rsid w:val="00EB289B"/>
    <w:rsid w:val="00EC13BB"/>
    <w:rsid w:val="00EC340F"/>
    <w:rsid w:val="00EC6760"/>
    <w:rsid w:val="00ED27EA"/>
    <w:rsid w:val="00ED2BCC"/>
    <w:rsid w:val="00ED5BAD"/>
    <w:rsid w:val="00ED700B"/>
    <w:rsid w:val="00ED7885"/>
    <w:rsid w:val="00EE0F11"/>
    <w:rsid w:val="00EE43CA"/>
    <w:rsid w:val="00EE75BB"/>
    <w:rsid w:val="00EF0C19"/>
    <w:rsid w:val="00EF135D"/>
    <w:rsid w:val="00EF2F53"/>
    <w:rsid w:val="00EF5BD1"/>
    <w:rsid w:val="00EF6536"/>
    <w:rsid w:val="00F01B39"/>
    <w:rsid w:val="00F03737"/>
    <w:rsid w:val="00F045B3"/>
    <w:rsid w:val="00F0568D"/>
    <w:rsid w:val="00F05898"/>
    <w:rsid w:val="00F0692D"/>
    <w:rsid w:val="00F06991"/>
    <w:rsid w:val="00F06D1A"/>
    <w:rsid w:val="00F06E5A"/>
    <w:rsid w:val="00F145E9"/>
    <w:rsid w:val="00F14963"/>
    <w:rsid w:val="00F15D84"/>
    <w:rsid w:val="00F20F32"/>
    <w:rsid w:val="00F21C99"/>
    <w:rsid w:val="00F22E35"/>
    <w:rsid w:val="00F23679"/>
    <w:rsid w:val="00F23A7E"/>
    <w:rsid w:val="00F318CE"/>
    <w:rsid w:val="00F31923"/>
    <w:rsid w:val="00F3525D"/>
    <w:rsid w:val="00F36151"/>
    <w:rsid w:val="00F42787"/>
    <w:rsid w:val="00F440E1"/>
    <w:rsid w:val="00F44AB1"/>
    <w:rsid w:val="00F454CB"/>
    <w:rsid w:val="00F5204E"/>
    <w:rsid w:val="00F55B7B"/>
    <w:rsid w:val="00F55D9C"/>
    <w:rsid w:val="00F57254"/>
    <w:rsid w:val="00F60F10"/>
    <w:rsid w:val="00F6211F"/>
    <w:rsid w:val="00F62901"/>
    <w:rsid w:val="00F62C01"/>
    <w:rsid w:val="00F631DD"/>
    <w:rsid w:val="00F63777"/>
    <w:rsid w:val="00F644C9"/>
    <w:rsid w:val="00F6598A"/>
    <w:rsid w:val="00F66C8D"/>
    <w:rsid w:val="00F71EE0"/>
    <w:rsid w:val="00F72B1A"/>
    <w:rsid w:val="00F72D35"/>
    <w:rsid w:val="00F72EB9"/>
    <w:rsid w:val="00F73405"/>
    <w:rsid w:val="00F73EF2"/>
    <w:rsid w:val="00F73F83"/>
    <w:rsid w:val="00F7792C"/>
    <w:rsid w:val="00F81DB9"/>
    <w:rsid w:val="00F832AA"/>
    <w:rsid w:val="00F84344"/>
    <w:rsid w:val="00F84A0D"/>
    <w:rsid w:val="00F84B5C"/>
    <w:rsid w:val="00F84BC7"/>
    <w:rsid w:val="00F87E14"/>
    <w:rsid w:val="00F9307B"/>
    <w:rsid w:val="00F93779"/>
    <w:rsid w:val="00F93DCF"/>
    <w:rsid w:val="00FA6ADC"/>
    <w:rsid w:val="00FB26C5"/>
    <w:rsid w:val="00FB5256"/>
    <w:rsid w:val="00FC2AFD"/>
    <w:rsid w:val="00FC2D14"/>
    <w:rsid w:val="00FC52B2"/>
    <w:rsid w:val="00FC5A22"/>
    <w:rsid w:val="00FD160C"/>
    <w:rsid w:val="00FD41CE"/>
    <w:rsid w:val="00FD46D0"/>
    <w:rsid w:val="00FD76B5"/>
    <w:rsid w:val="00FD7768"/>
    <w:rsid w:val="00FE0136"/>
    <w:rsid w:val="00FE09B7"/>
    <w:rsid w:val="00FE39D3"/>
    <w:rsid w:val="00FE4165"/>
    <w:rsid w:val="00FE616F"/>
    <w:rsid w:val="00FF09E9"/>
    <w:rsid w:val="00FF395C"/>
    <w:rsid w:val="00FF4F1D"/>
    <w:rsid w:val="00FF72BA"/>
    <w:rsid w:val="026B76F0"/>
    <w:rsid w:val="058BC7B2"/>
    <w:rsid w:val="0B6BA1DD"/>
    <w:rsid w:val="145F489E"/>
    <w:rsid w:val="1C8D4F36"/>
    <w:rsid w:val="200EFCDB"/>
    <w:rsid w:val="23610818"/>
    <w:rsid w:val="2607FDA4"/>
    <w:rsid w:val="265EC296"/>
    <w:rsid w:val="370E06B7"/>
    <w:rsid w:val="45B76C86"/>
    <w:rsid w:val="47F5BAAF"/>
    <w:rsid w:val="499EB921"/>
    <w:rsid w:val="5072E0A8"/>
    <w:rsid w:val="52EA7332"/>
    <w:rsid w:val="59D4413A"/>
    <w:rsid w:val="5FA8D5EA"/>
    <w:rsid w:val="603AFCA0"/>
    <w:rsid w:val="616B9AA4"/>
    <w:rsid w:val="6417D736"/>
    <w:rsid w:val="7006EB67"/>
    <w:rsid w:val="78F0656C"/>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58606B"/>
  <w15:docId w15:val="{AD8E5EBA-F853-4316-A164-F6A256365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Header">
    <w:name w:val="header"/>
    <w:basedOn w:val="Normal"/>
    <w:link w:val="HeaderChar"/>
    <w:uiPriority w:val="99"/>
    <w:unhideWhenUsed/>
    <w:rsid w:val="001A064B"/>
    <w:pPr>
      <w:tabs>
        <w:tab w:val="center" w:pos="4680"/>
        <w:tab w:val="right" w:pos="9360"/>
      </w:tabs>
      <w:spacing w:line="240" w:lineRule="auto"/>
    </w:pPr>
  </w:style>
  <w:style w:type="character" w:customStyle="1" w:styleId="HeaderChar">
    <w:name w:val="Header Char"/>
    <w:basedOn w:val="DefaultParagraphFont"/>
    <w:link w:val="Header"/>
    <w:uiPriority w:val="99"/>
    <w:rsid w:val="001A064B"/>
  </w:style>
  <w:style w:type="paragraph" w:styleId="Footer">
    <w:name w:val="footer"/>
    <w:basedOn w:val="Normal"/>
    <w:link w:val="FooterChar"/>
    <w:uiPriority w:val="99"/>
    <w:unhideWhenUsed/>
    <w:rsid w:val="001A064B"/>
    <w:pPr>
      <w:tabs>
        <w:tab w:val="center" w:pos="4680"/>
        <w:tab w:val="right" w:pos="9360"/>
      </w:tabs>
      <w:spacing w:line="240" w:lineRule="auto"/>
    </w:pPr>
  </w:style>
  <w:style w:type="character" w:customStyle="1" w:styleId="FooterChar">
    <w:name w:val="Footer Char"/>
    <w:basedOn w:val="DefaultParagraphFont"/>
    <w:link w:val="Footer"/>
    <w:uiPriority w:val="99"/>
    <w:rsid w:val="001A064B"/>
  </w:style>
  <w:style w:type="paragraph" w:styleId="TOCHeading">
    <w:name w:val="TOC Heading"/>
    <w:basedOn w:val="Heading1"/>
    <w:next w:val="Normal"/>
    <w:uiPriority w:val="39"/>
    <w:unhideWhenUsed/>
    <w:qFormat/>
    <w:rsid w:val="001A064B"/>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1A064B"/>
    <w:pPr>
      <w:spacing w:after="100"/>
    </w:pPr>
  </w:style>
  <w:style w:type="character" w:styleId="Hyperlink">
    <w:name w:val="Hyperlink"/>
    <w:basedOn w:val="DefaultParagraphFont"/>
    <w:uiPriority w:val="99"/>
    <w:unhideWhenUsed/>
    <w:rsid w:val="001A064B"/>
    <w:rPr>
      <w:color w:val="0563C1" w:themeColor="hyperlink"/>
      <w:u w:val="single"/>
    </w:rPr>
  </w:style>
  <w:style w:type="paragraph" w:styleId="TOC2">
    <w:name w:val="toc 2"/>
    <w:basedOn w:val="Normal"/>
    <w:next w:val="Normal"/>
    <w:autoRedefine/>
    <w:uiPriority w:val="39"/>
    <w:unhideWhenUsed/>
    <w:rsid w:val="001A064B"/>
    <w:pPr>
      <w:spacing w:after="100"/>
      <w:ind w:left="220"/>
    </w:pPr>
  </w:style>
  <w:style w:type="paragraph" w:styleId="NormalWeb">
    <w:name w:val="Normal (Web)"/>
    <w:basedOn w:val="Normal"/>
    <w:uiPriority w:val="99"/>
    <w:semiHidden/>
    <w:unhideWhenUsed/>
    <w:rsid w:val="00144D7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144D7D"/>
  </w:style>
  <w:style w:type="paragraph" w:styleId="ListParagraph">
    <w:name w:val="List Paragraph"/>
    <w:basedOn w:val="Normal"/>
    <w:uiPriority w:val="34"/>
    <w:qFormat/>
    <w:rsid w:val="00144D7D"/>
    <w:pPr>
      <w:ind w:left="720"/>
      <w:contextualSpacing/>
    </w:pPr>
  </w:style>
  <w:style w:type="paragraph" w:styleId="Caption">
    <w:name w:val="caption"/>
    <w:basedOn w:val="Normal"/>
    <w:next w:val="Normal"/>
    <w:uiPriority w:val="35"/>
    <w:unhideWhenUsed/>
    <w:qFormat/>
    <w:rsid w:val="00144D7D"/>
    <w:pPr>
      <w:spacing w:after="200" w:line="240" w:lineRule="auto"/>
    </w:pPr>
    <w:rPr>
      <w:i/>
      <w:iCs/>
      <w:color w:val="44546A" w:themeColor="text2"/>
      <w:sz w:val="18"/>
      <w:szCs w:val="18"/>
    </w:rPr>
  </w:style>
  <w:style w:type="paragraph" w:styleId="ListBullet">
    <w:name w:val="List Bullet"/>
    <w:basedOn w:val="Normal"/>
    <w:uiPriority w:val="99"/>
    <w:unhideWhenUsed/>
    <w:rsid w:val="005D178F"/>
    <w:pPr>
      <w:numPr>
        <w:numId w:val="4"/>
      </w:numPr>
      <w:contextualSpacing/>
    </w:pPr>
  </w:style>
  <w:style w:type="table" w:styleId="TableGrid">
    <w:name w:val="Table Grid"/>
    <w:basedOn w:val="TableNormal"/>
    <w:uiPriority w:val="39"/>
    <w:rsid w:val="00516B0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94FBA"/>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94FBA"/>
    <w:rPr>
      <w:rFonts w:ascii="Lucida Grande" w:hAnsi="Lucida Grande"/>
      <w:sz w:val="18"/>
      <w:szCs w:val="18"/>
    </w:rPr>
  </w:style>
  <w:style w:type="paragraph" w:styleId="HTMLPreformatted">
    <w:name w:val="HTML Preformatted"/>
    <w:basedOn w:val="Normal"/>
    <w:link w:val="HTMLPreformattedChar"/>
    <w:uiPriority w:val="99"/>
    <w:semiHidden/>
    <w:unhideWhenUsed/>
    <w:rsid w:val="00930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3079F"/>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93079F"/>
    <w:rPr>
      <w:rFonts w:ascii="Courier New" w:eastAsia="Times New Roman" w:hAnsi="Courier New" w:cs="Courier New"/>
      <w:sz w:val="20"/>
      <w:szCs w:val="20"/>
    </w:rPr>
  </w:style>
  <w:style w:type="paragraph" w:styleId="DocumentMap">
    <w:name w:val="Document Map"/>
    <w:basedOn w:val="Normal"/>
    <w:link w:val="DocumentMapChar"/>
    <w:uiPriority w:val="99"/>
    <w:semiHidden/>
    <w:unhideWhenUsed/>
    <w:rsid w:val="00647559"/>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47559"/>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647559"/>
    <w:rPr>
      <w:sz w:val="18"/>
      <w:szCs w:val="18"/>
    </w:rPr>
  </w:style>
  <w:style w:type="paragraph" w:styleId="CommentText">
    <w:name w:val="annotation text"/>
    <w:basedOn w:val="Normal"/>
    <w:link w:val="CommentTextChar"/>
    <w:uiPriority w:val="99"/>
    <w:unhideWhenUsed/>
    <w:rsid w:val="00647559"/>
    <w:pPr>
      <w:spacing w:line="240" w:lineRule="auto"/>
    </w:pPr>
    <w:rPr>
      <w:sz w:val="24"/>
      <w:szCs w:val="24"/>
    </w:rPr>
  </w:style>
  <w:style w:type="character" w:customStyle="1" w:styleId="CommentTextChar">
    <w:name w:val="Comment Text Char"/>
    <w:basedOn w:val="DefaultParagraphFont"/>
    <w:link w:val="CommentText"/>
    <w:uiPriority w:val="99"/>
    <w:rsid w:val="00647559"/>
    <w:rPr>
      <w:sz w:val="24"/>
      <w:szCs w:val="24"/>
    </w:rPr>
  </w:style>
  <w:style w:type="paragraph" w:styleId="CommentSubject">
    <w:name w:val="annotation subject"/>
    <w:basedOn w:val="CommentText"/>
    <w:next w:val="CommentText"/>
    <w:link w:val="CommentSubjectChar"/>
    <w:uiPriority w:val="99"/>
    <w:semiHidden/>
    <w:unhideWhenUsed/>
    <w:rsid w:val="00647559"/>
    <w:rPr>
      <w:b/>
      <w:bCs/>
      <w:sz w:val="20"/>
      <w:szCs w:val="20"/>
    </w:rPr>
  </w:style>
  <w:style w:type="character" w:customStyle="1" w:styleId="CommentSubjectChar">
    <w:name w:val="Comment Subject Char"/>
    <w:basedOn w:val="CommentTextChar"/>
    <w:link w:val="CommentSubject"/>
    <w:uiPriority w:val="99"/>
    <w:semiHidden/>
    <w:rsid w:val="00647559"/>
    <w:rPr>
      <w:b/>
      <w:bCs/>
      <w:sz w:val="20"/>
      <w:szCs w:val="20"/>
    </w:rPr>
  </w:style>
  <w:style w:type="character" w:styleId="Strong">
    <w:name w:val="Strong"/>
    <w:basedOn w:val="DefaultParagraphFont"/>
    <w:uiPriority w:val="22"/>
    <w:qFormat/>
    <w:rsid w:val="001447B4"/>
    <w:rPr>
      <w:b/>
      <w:bCs/>
    </w:rPr>
  </w:style>
  <w:style w:type="character" w:customStyle="1" w:styleId="apple-converted-space">
    <w:name w:val="apple-converted-space"/>
    <w:basedOn w:val="DefaultParagraphFont"/>
    <w:rsid w:val="00B530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520377">
      <w:bodyDiv w:val="1"/>
      <w:marLeft w:val="0"/>
      <w:marRight w:val="0"/>
      <w:marTop w:val="0"/>
      <w:marBottom w:val="0"/>
      <w:divBdr>
        <w:top w:val="none" w:sz="0" w:space="0" w:color="auto"/>
        <w:left w:val="none" w:sz="0" w:space="0" w:color="auto"/>
        <w:bottom w:val="none" w:sz="0" w:space="0" w:color="auto"/>
        <w:right w:val="none" w:sz="0" w:space="0" w:color="auto"/>
      </w:divBdr>
      <w:divsChild>
        <w:div w:id="443312769">
          <w:marLeft w:val="0"/>
          <w:marRight w:val="0"/>
          <w:marTop w:val="0"/>
          <w:marBottom w:val="0"/>
          <w:divBdr>
            <w:top w:val="none" w:sz="0" w:space="0" w:color="auto"/>
            <w:left w:val="none" w:sz="0" w:space="0" w:color="auto"/>
            <w:bottom w:val="none" w:sz="0" w:space="0" w:color="auto"/>
            <w:right w:val="none" w:sz="0" w:space="0" w:color="auto"/>
          </w:divBdr>
        </w:div>
      </w:divsChild>
    </w:div>
    <w:div w:id="359085152">
      <w:bodyDiv w:val="1"/>
      <w:marLeft w:val="0"/>
      <w:marRight w:val="0"/>
      <w:marTop w:val="0"/>
      <w:marBottom w:val="0"/>
      <w:divBdr>
        <w:top w:val="none" w:sz="0" w:space="0" w:color="auto"/>
        <w:left w:val="none" w:sz="0" w:space="0" w:color="auto"/>
        <w:bottom w:val="none" w:sz="0" w:space="0" w:color="auto"/>
        <w:right w:val="none" w:sz="0" w:space="0" w:color="auto"/>
      </w:divBdr>
    </w:div>
    <w:div w:id="381826142">
      <w:bodyDiv w:val="1"/>
      <w:marLeft w:val="0"/>
      <w:marRight w:val="0"/>
      <w:marTop w:val="0"/>
      <w:marBottom w:val="0"/>
      <w:divBdr>
        <w:top w:val="none" w:sz="0" w:space="0" w:color="auto"/>
        <w:left w:val="none" w:sz="0" w:space="0" w:color="auto"/>
        <w:bottom w:val="none" w:sz="0" w:space="0" w:color="auto"/>
        <w:right w:val="none" w:sz="0" w:space="0" w:color="auto"/>
      </w:divBdr>
    </w:div>
    <w:div w:id="726103722">
      <w:bodyDiv w:val="1"/>
      <w:marLeft w:val="0"/>
      <w:marRight w:val="0"/>
      <w:marTop w:val="0"/>
      <w:marBottom w:val="0"/>
      <w:divBdr>
        <w:top w:val="none" w:sz="0" w:space="0" w:color="auto"/>
        <w:left w:val="none" w:sz="0" w:space="0" w:color="auto"/>
        <w:bottom w:val="none" w:sz="0" w:space="0" w:color="auto"/>
        <w:right w:val="none" w:sz="0" w:space="0" w:color="auto"/>
      </w:divBdr>
    </w:div>
    <w:div w:id="889076164">
      <w:bodyDiv w:val="1"/>
      <w:marLeft w:val="0"/>
      <w:marRight w:val="0"/>
      <w:marTop w:val="0"/>
      <w:marBottom w:val="0"/>
      <w:divBdr>
        <w:top w:val="none" w:sz="0" w:space="0" w:color="auto"/>
        <w:left w:val="none" w:sz="0" w:space="0" w:color="auto"/>
        <w:bottom w:val="none" w:sz="0" w:space="0" w:color="auto"/>
        <w:right w:val="none" w:sz="0" w:space="0" w:color="auto"/>
      </w:divBdr>
    </w:div>
    <w:div w:id="946232724">
      <w:bodyDiv w:val="1"/>
      <w:marLeft w:val="0"/>
      <w:marRight w:val="0"/>
      <w:marTop w:val="0"/>
      <w:marBottom w:val="0"/>
      <w:divBdr>
        <w:top w:val="none" w:sz="0" w:space="0" w:color="auto"/>
        <w:left w:val="none" w:sz="0" w:space="0" w:color="auto"/>
        <w:bottom w:val="none" w:sz="0" w:space="0" w:color="auto"/>
        <w:right w:val="none" w:sz="0" w:space="0" w:color="auto"/>
      </w:divBdr>
    </w:div>
    <w:div w:id="1124930058">
      <w:bodyDiv w:val="1"/>
      <w:marLeft w:val="0"/>
      <w:marRight w:val="0"/>
      <w:marTop w:val="0"/>
      <w:marBottom w:val="0"/>
      <w:divBdr>
        <w:top w:val="none" w:sz="0" w:space="0" w:color="auto"/>
        <w:left w:val="none" w:sz="0" w:space="0" w:color="auto"/>
        <w:bottom w:val="none" w:sz="0" w:space="0" w:color="auto"/>
        <w:right w:val="none" w:sz="0" w:space="0" w:color="auto"/>
      </w:divBdr>
      <w:divsChild>
        <w:div w:id="103423166">
          <w:marLeft w:val="0"/>
          <w:marRight w:val="0"/>
          <w:marTop w:val="0"/>
          <w:marBottom w:val="0"/>
          <w:divBdr>
            <w:top w:val="none" w:sz="0" w:space="0" w:color="auto"/>
            <w:left w:val="none" w:sz="0" w:space="0" w:color="auto"/>
            <w:bottom w:val="none" w:sz="0" w:space="0" w:color="auto"/>
            <w:right w:val="none" w:sz="0" w:space="0" w:color="auto"/>
          </w:divBdr>
        </w:div>
      </w:divsChild>
    </w:div>
    <w:div w:id="1137147227">
      <w:bodyDiv w:val="1"/>
      <w:marLeft w:val="0"/>
      <w:marRight w:val="0"/>
      <w:marTop w:val="0"/>
      <w:marBottom w:val="0"/>
      <w:divBdr>
        <w:top w:val="none" w:sz="0" w:space="0" w:color="auto"/>
        <w:left w:val="none" w:sz="0" w:space="0" w:color="auto"/>
        <w:bottom w:val="none" w:sz="0" w:space="0" w:color="auto"/>
        <w:right w:val="none" w:sz="0" w:space="0" w:color="auto"/>
      </w:divBdr>
    </w:div>
    <w:div w:id="1577006839">
      <w:bodyDiv w:val="1"/>
      <w:marLeft w:val="0"/>
      <w:marRight w:val="0"/>
      <w:marTop w:val="0"/>
      <w:marBottom w:val="0"/>
      <w:divBdr>
        <w:top w:val="none" w:sz="0" w:space="0" w:color="auto"/>
        <w:left w:val="none" w:sz="0" w:space="0" w:color="auto"/>
        <w:bottom w:val="none" w:sz="0" w:space="0" w:color="auto"/>
        <w:right w:val="none" w:sz="0" w:space="0" w:color="auto"/>
      </w:divBdr>
      <w:divsChild>
        <w:div w:id="14639597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pi.jquery.com/"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hyperlink" Target="https://spring.io/docs/reference"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tecadmin.net/steps-to-install-tomcat-server-on-centos-rhe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leafletjs.com/reference.html"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maven.apache.org/install.html" TargetMode="External"/><Relationship Id="rId61" Type="http://schemas.openxmlformats.org/officeDocument/2006/relationships/hyperlink" Target="https://tomcat.apache.org/tomcat-7.0-doc/setup.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handlebarsjs.com/"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maven.apache.org/install.html" TargetMode="External"/><Relationship Id="rId4" Type="http://schemas.openxmlformats.org/officeDocument/2006/relationships/settings" Target="settings.xml"/><Relationship Id="rId9" Type="http://schemas.openxmlformats.org/officeDocument/2006/relationships/hyperlink" Target="mailto:jesse_rodman@alliedtelesis.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leafletjs.com/reference.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tecadmin.net/install-java-8-on-centos-rhel-and-fedora/" TargetMode="External"/><Relationship Id="rId64" Type="http://schemas.openxmlformats.org/officeDocument/2006/relationships/theme" Target="theme/theme1.xml"/><Relationship Id="rId8" Type="http://schemas.openxmlformats.org/officeDocument/2006/relationships/hyperlink" Target="mailto:alasdair_mcgregor@alliedtelesis.com"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www.oracle.com/technetwork/java/javase/downloads/jdk8-downloads-213315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2963-6406-4701-B447-1542F8DE3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10001</TotalTime>
  <Pages>45</Pages>
  <Words>8271</Words>
  <Characters>47150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Cameron</dc:creator>
  <cp:lastModifiedBy>Cameron Lanier</cp:lastModifiedBy>
  <cp:revision>1225</cp:revision>
  <dcterms:created xsi:type="dcterms:W3CDTF">2016-03-28T18:16:00Z</dcterms:created>
  <dcterms:modified xsi:type="dcterms:W3CDTF">2016-05-03T01:24:00Z</dcterms:modified>
</cp:coreProperties>
</file>